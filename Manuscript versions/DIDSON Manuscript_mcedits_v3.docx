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91C6B" w14:textId="197B821A" w:rsidR="00440B18" w:rsidRPr="00D37B11" w:rsidRDefault="00440B18" w:rsidP="00E71425">
      <w:pPr>
        <w:spacing w:line="480" w:lineRule="auto"/>
        <w:rPr>
          <w:ins w:id="0" w:author="Nathan Furey" w:date="2021-07-19T21:21:00Z"/>
          <w:b/>
        </w:rPr>
      </w:pPr>
      <w:commentRangeStart w:id="1"/>
      <w:commentRangeStart w:id="2"/>
      <w:ins w:id="3" w:author="Nathan Furey" w:date="2021-07-19T21:21:00Z">
        <w:r w:rsidRPr="00D37B11">
          <w:rPr>
            <w:b/>
          </w:rPr>
          <w:t>TITLE</w:t>
        </w:r>
      </w:ins>
      <w:commentRangeEnd w:id="1"/>
      <w:ins w:id="4" w:author="Nathan Furey" w:date="2021-08-21T16:23:00Z">
        <w:r w:rsidR="002F65DA" w:rsidRPr="00D37B11">
          <w:rPr>
            <w:rStyle w:val="CommentReference"/>
            <w:rFonts w:ascii="Arial" w:eastAsia="Arial" w:hAnsi="Arial" w:cs="Arial"/>
            <w:sz w:val="24"/>
            <w:szCs w:val="24"/>
            <w:lang w:val="en"/>
            <w:rPrChange w:id="5" w:author="Cheng, Matt" w:date="2021-08-24T22:59:00Z">
              <w:rPr>
                <w:rStyle w:val="CommentReference"/>
                <w:rFonts w:ascii="Arial" w:eastAsia="Arial" w:hAnsi="Arial" w:cs="Arial"/>
                <w:lang w:val="en"/>
              </w:rPr>
            </w:rPrChange>
          </w:rPr>
          <w:commentReference w:id="1"/>
        </w:r>
      </w:ins>
      <w:commentRangeEnd w:id="2"/>
      <w:r w:rsidR="00BF4CBD" w:rsidRPr="00D37B11">
        <w:rPr>
          <w:rStyle w:val="CommentReference"/>
          <w:rFonts w:ascii="Arial" w:eastAsia="Arial" w:hAnsi="Arial" w:cs="Arial"/>
          <w:sz w:val="24"/>
          <w:szCs w:val="24"/>
          <w:lang w:val="en"/>
          <w:rPrChange w:id="6" w:author="Cheng, Matt" w:date="2021-08-24T22:59:00Z">
            <w:rPr>
              <w:rStyle w:val="CommentReference"/>
              <w:rFonts w:ascii="Arial" w:eastAsia="Arial" w:hAnsi="Arial" w:cs="Arial"/>
              <w:lang w:val="en"/>
            </w:rPr>
          </w:rPrChange>
        </w:rPr>
        <w:commentReference w:id="2"/>
      </w:r>
      <w:ins w:id="7" w:author="Cheng, Matt" w:date="2021-08-22T11:31:00Z">
        <w:r w:rsidR="00F36A42" w:rsidRPr="00D37B11">
          <w:rPr>
            <w:b/>
          </w:rPr>
          <w:t xml:space="preserve">: </w:t>
        </w:r>
      </w:ins>
      <w:ins w:id="8" w:author="Cheng, Matt" w:date="2021-08-22T21:47:00Z">
        <w:r w:rsidR="000570A7" w:rsidRPr="00D37B11">
          <w:rPr>
            <w:bCs/>
          </w:rPr>
          <w:t xml:space="preserve">An </w:t>
        </w:r>
      </w:ins>
      <w:ins w:id="9" w:author="Cheng, Matt" w:date="2021-08-28T20:38:00Z">
        <w:r w:rsidR="00776621" w:rsidRPr="00D37B11">
          <w:rPr>
            <w:bCs/>
          </w:rPr>
          <w:t>unusual</w:t>
        </w:r>
      </w:ins>
      <w:ins w:id="10" w:author="Cheng, Matt" w:date="2021-08-22T11:31:00Z">
        <w:r w:rsidR="00F36A42" w:rsidRPr="00D37B11">
          <w:rPr>
            <w:bCs/>
            <w:rPrChange w:id="11" w:author="Cheng, Matt" w:date="2021-08-24T22:59:00Z">
              <w:rPr>
                <w:b/>
              </w:rPr>
            </w:rPrChange>
          </w:rPr>
          <w:t xml:space="preserve"> suspect: Do </w:t>
        </w:r>
        <w:bookmarkStart w:id="12" w:name="_GoBack"/>
        <w:bookmarkEnd w:id="12"/>
        <w:r w:rsidR="00F36A42" w:rsidRPr="00D37B11">
          <w:rPr>
            <w:bCs/>
            <w:rPrChange w:id="13" w:author="Cheng, Matt" w:date="2021-08-24T22:59:00Z">
              <w:rPr>
                <w:b/>
              </w:rPr>
            </w:rPrChange>
          </w:rPr>
          <w:t>counting fences mediate pr</w:t>
        </w:r>
      </w:ins>
      <w:ins w:id="14" w:author="Cheng, Matt" w:date="2021-08-22T11:32:00Z">
        <w:r w:rsidR="00F36A42" w:rsidRPr="00D37B11">
          <w:rPr>
            <w:bCs/>
            <w:rPrChange w:id="15" w:author="Cheng, Matt" w:date="2021-08-24T22:59:00Z">
              <w:rPr>
                <w:b/>
              </w:rPr>
            </w:rPrChange>
          </w:rPr>
          <w:t>edator-prey interactions</w:t>
        </w:r>
      </w:ins>
      <w:ins w:id="16" w:author="Cheng, Matt" w:date="2021-08-22T11:33:00Z">
        <w:r w:rsidR="00663FE1" w:rsidRPr="00D37B11">
          <w:rPr>
            <w:bCs/>
            <w:rPrChange w:id="17" w:author="Cheng, Matt" w:date="2021-08-24T22:59:00Z">
              <w:rPr>
                <w:b/>
              </w:rPr>
            </w:rPrChange>
          </w:rPr>
          <w:t xml:space="preserve"> between Bull Trout (</w:t>
        </w:r>
        <w:r w:rsidR="00663FE1" w:rsidRPr="00D37B11">
          <w:rPr>
            <w:bCs/>
            <w:i/>
            <w:iCs/>
            <w:rPrChange w:id="18" w:author="Cheng, Matt" w:date="2021-08-24T22:59:00Z">
              <w:rPr>
                <w:b/>
                <w:i/>
                <w:iCs/>
              </w:rPr>
            </w:rPrChange>
          </w:rPr>
          <w:t xml:space="preserve">Salvelinus </w:t>
        </w:r>
        <w:proofErr w:type="spellStart"/>
        <w:r w:rsidR="00663FE1" w:rsidRPr="00D37B11">
          <w:rPr>
            <w:bCs/>
            <w:i/>
            <w:iCs/>
            <w:rPrChange w:id="19" w:author="Cheng, Matt" w:date="2021-08-24T22:59:00Z">
              <w:rPr>
                <w:b/>
                <w:i/>
                <w:iCs/>
              </w:rPr>
            </w:rPrChange>
          </w:rPr>
          <w:t>confluentus</w:t>
        </w:r>
        <w:proofErr w:type="spellEnd"/>
        <w:r w:rsidR="00663FE1" w:rsidRPr="00D37B11">
          <w:rPr>
            <w:bCs/>
            <w:rPrChange w:id="20" w:author="Cheng, Matt" w:date="2021-08-24T22:59:00Z">
              <w:rPr>
                <w:b/>
              </w:rPr>
            </w:rPrChange>
          </w:rPr>
          <w:t xml:space="preserve">) and </w:t>
        </w:r>
      </w:ins>
      <w:ins w:id="21" w:author="Cheng, Matt" w:date="2021-08-22T12:13:00Z">
        <w:r w:rsidR="00A63F8E" w:rsidRPr="00D37B11">
          <w:rPr>
            <w:bCs/>
          </w:rPr>
          <w:t>Sockeye Salmon</w:t>
        </w:r>
      </w:ins>
      <w:ins w:id="22" w:author="Cheng, Matt" w:date="2021-08-22T11:33:00Z">
        <w:r w:rsidR="00663FE1" w:rsidRPr="00D37B11">
          <w:rPr>
            <w:bCs/>
            <w:rPrChange w:id="23" w:author="Cheng, Matt" w:date="2021-08-24T22:59:00Z">
              <w:rPr>
                <w:b/>
              </w:rPr>
            </w:rPrChange>
          </w:rPr>
          <w:t xml:space="preserve"> (</w:t>
        </w:r>
        <w:proofErr w:type="spellStart"/>
        <w:r w:rsidR="00663FE1" w:rsidRPr="00D37B11">
          <w:rPr>
            <w:bCs/>
            <w:i/>
            <w:iCs/>
            <w:rPrChange w:id="24" w:author="Cheng, Matt" w:date="2021-08-24T22:59:00Z">
              <w:rPr>
                <w:b/>
                <w:i/>
                <w:iCs/>
              </w:rPr>
            </w:rPrChange>
          </w:rPr>
          <w:t>Oncorhyncus</w:t>
        </w:r>
        <w:proofErr w:type="spellEnd"/>
        <w:r w:rsidR="00663FE1" w:rsidRPr="00D37B11">
          <w:rPr>
            <w:bCs/>
            <w:i/>
            <w:iCs/>
            <w:rPrChange w:id="25" w:author="Cheng, Matt" w:date="2021-08-24T22:59:00Z">
              <w:rPr>
                <w:b/>
                <w:i/>
                <w:iCs/>
              </w:rPr>
            </w:rPrChange>
          </w:rPr>
          <w:t xml:space="preserve"> </w:t>
        </w:r>
        <w:proofErr w:type="spellStart"/>
        <w:r w:rsidR="00663FE1" w:rsidRPr="00D37B11">
          <w:rPr>
            <w:bCs/>
            <w:i/>
            <w:iCs/>
            <w:rPrChange w:id="26" w:author="Cheng, Matt" w:date="2021-08-24T22:59:00Z">
              <w:rPr>
                <w:b/>
                <w:i/>
                <w:iCs/>
              </w:rPr>
            </w:rPrChange>
          </w:rPr>
          <w:t>nerka</w:t>
        </w:r>
        <w:proofErr w:type="spellEnd"/>
        <w:r w:rsidR="00663FE1" w:rsidRPr="00D37B11">
          <w:rPr>
            <w:bCs/>
            <w:rPrChange w:id="27" w:author="Cheng, Matt" w:date="2021-08-24T22:59:00Z">
              <w:rPr>
                <w:b/>
              </w:rPr>
            </w:rPrChange>
          </w:rPr>
          <w:t>) smolts?</w:t>
        </w:r>
      </w:ins>
    </w:p>
    <w:p w14:paraId="3D511FE8" w14:textId="77777777" w:rsidR="00A23FA2" w:rsidRPr="00D37B11" w:rsidRDefault="00A23FA2" w:rsidP="00E71425">
      <w:pPr>
        <w:spacing w:line="480" w:lineRule="auto"/>
        <w:rPr>
          <w:ins w:id="28" w:author="Cheng, Matt" w:date="2021-08-24T22:05:00Z"/>
          <w:b/>
        </w:rPr>
      </w:pPr>
    </w:p>
    <w:p w14:paraId="0D64353A" w14:textId="15D8E836" w:rsidR="00440B18" w:rsidRPr="00D37B11" w:rsidRDefault="00440B18" w:rsidP="00E71425">
      <w:pPr>
        <w:spacing w:line="480" w:lineRule="auto"/>
        <w:rPr>
          <w:ins w:id="29" w:author="Cheng, Matt" w:date="2021-08-24T21:47:00Z"/>
          <w:b/>
        </w:rPr>
      </w:pPr>
      <w:commentRangeStart w:id="30"/>
      <w:ins w:id="31" w:author="Nathan Furey" w:date="2021-07-19T21:21:00Z">
        <w:r w:rsidRPr="00D37B11">
          <w:rPr>
            <w:b/>
          </w:rPr>
          <w:t xml:space="preserve">Author </w:t>
        </w:r>
      </w:ins>
      <w:commentRangeEnd w:id="30"/>
      <w:ins w:id="32" w:author="Nathan Furey" w:date="2021-08-21T16:23:00Z">
        <w:r w:rsidR="002F65DA" w:rsidRPr="00D37B11">
          <w:rPr>
            <w:rStyle w:val="CommentReference"/>
            <w:rFonts w:ascii="Arial" w:eastAsia="Arial" w:hAnsi="Arial" w:cs="Arial"/>
            <w:sz w:val="24"/>
            <w:szCs w:val="24"/>
            <w:lang w:val="en"/>
            <w:rPrChange w:id="33" w:author="Cheng, Matt" w:date="2021-08-24T22:59:00Z">
              <w:rPr>
                <w:rStyle w:val="CommentReference"/>
                <w:rFonts w:ascii="Arial" w:eastAsia="Arial" w:hAnsi="Arial" w:cs="Arial"/>
                <w:lang w:val="en"/>
              </w:rPr>
            </w:rPrChange>
          </w:rPr>
          <w:commentReference w:id="30"/>
        </w:r>
      </w:ins>
      <w:ins w:id="34" w:author="Nathan Furey" w:date="2021-07-19T21:21:00Z">
        <w:r w:rsidRPr="00D37B11">
          <w:rPr>
            <w:b/>
          </w:rPr>
          <w:t>information</w:t>
        </w:r>
      </w:ins>
      <w:ins w:id="35" w:author="Cheng, Matt" w:date="2021-08-24T21:47:00Z">
        <w:r w:rsidR="00392D14" w:rsidRPr="00D37B11">
          <w:rPr>
            <w:b/>
          </w:rPr>
          <w:t>:</w:t>
        </w:r>
      </w:ins>
    </w:p>
    <w:p w14:paraId="27D598EF" w14:textId="178D29D8" w:rsidR="00BC7E72" w:rsidRPr="00D37B11" w:rsidRDefault="00392D14" w:rsidP="00BC7E72">
      <w:pPr>
        <w:spacing w:line="480" w:lineRule="auto"/>
        <w:rPr>
          <w:ins w:id="36" w:author="Cheng, Matt" w:date="2021-08-24T22:01:00Z"/>
          <w:bCs/>
          <w:vertAlign w:val="superscript"/>
          <w:rPrChange w:id="37" w:author="Cheng, Matt" w:date="2021-08-24T22:59:00Z">
            <w:rPr>
              <w:ins w:id="38" w:author="Cheng, Matt" w:date="2021-08-24T22:01:00Z"/>
              <w:bCs/>
            </w:rPr>
          </w:rPrChange>
        </w:rPr>
      </w:pPr>
      <w:ins w:id="39" w:author="Cheng, Matt" w:date="2021-08-24T21:47:00Z">
        <w:r w:rsidRPr="00D37B11">
          <w:rPr>
            <w:bCs/>
            <w:rPrChange w:id="40" w:author="Cheng, Matt" w:date="2021-08-24T22:59:00Z">
              <w:rPr>
                <w:b/>
              </w:rPr>
            </w:rPrChange>
          </w:rPr>
          <w:t>Matthew LH. Cheng</w:t>
        </w:r>
      </w:ins>
      <w:ins w:id="41" w:author="Cheng, Matt" w:date="2021-08-24T22:03:00Z">
        <w:r w:rsidR="00A23FA2" w:rsidRPr="00D37B11">
          <w:rPr>
            <w:bCs/>
            <w:vertAlign w:val="superscript"/>
          </w:rPr>
          <w:t>1,4</w:t>
        </w:r>
      </w:ins>
      <w:ins w:id="42" w:author="Cheng, Matt" w:date="2021-08-24T22:01:00Z">
        <w:r w:rsidR="00BC7E72" w:rsidRPr="00D37B11">
          <w:rPr>
            <w:bCs/>
          </w:rPr>
          <w:t>, Sydney J. Mapley</w:t>
        </w:r>
      </w:ins>
      <w:ins w:id="43" w:author="Cheng, Matt" w:date="2021-08-24T22:03:00Z">
        <w:r w:rsidR="00A23FA2" w:rsidRPr="00D37B11">
          <w:rPr>
            <w:bCs/>
            <w:vertAlign w:val="superscript"/>
          </w:rPr>
          <w:t>1</w:t>
        </w:r>
      </w:ins>
      <w:ins w:id="44" w:author="Cheng, Matt" w:date="2021-08-24T22:01:00Z">
        <w:r w:rsidR="00BC7E72" w:rsidRPr="00D37B11">
          <w:rPr>
            <w:bCs/>
          </w:rPr>
          <w:t>, Andrew G. Lotto</w:t>
        </w:r>
      </w:ins>
      <w:ins w:id="45" w:author="Cheng, Matt" w:date="2021-08-24T22:03:00Z">
        <w:r w:rsidR="00A23FA2" w:rsidRPr="00D37B11">
          <w:rPr>
            <w:bCs/>
            <w:vertAlign w:val="superscript"/>
          </w:rPr>
          <w:t>2</w:t>
        </w:r>
      </w:ins>
      <w:ins w:id="46" w:author="Cheng, Matt" w:date="2021-08-24T22:01:00Z">
        <w:r w:rsidR="00BC7E72" w:rsidRPr="00D37B11">
          <w:rPr>
            <w:bCs/>
          </w:rPr>
          <w:t>, Scott G. Hinch</w:t>
        </w:r>
      </w:ins>
      <w:ins w:id="47" w:author="Cheng, Matt" w:date="2021-08-24T22:03:00Z">
        <w:r w:rsidR="00A23FA2" w:rsidRPr="00D37B11">
          <w:rPr>
            <w:bCs/>
            <w:vertAlign w:val="superscript"/>
          </w:rPr>
          <w:t>2</w:t>
        </w:r>
      </w:ins>
      <w:ins w:id="48" w:author="Cheng, Matt" w:date="2021-08-24T22:01:00Z">
        <w:r w:rsidR="00BC7E72" w:rsidRPr="00D37B11">
          <w:rPr>
            <w:bCs/>
          </w:rPr>
          <w:t xml:space="preserve">, </w:t>
        </w:r>
      </w:ins>
      <w:ins w:id="49" w:author="Cheng, Matt" w:date="2021-08-24T22:02:00Z">
        <w:r w:rsidR="00BC7E72" w:rsidRPr="00D37B11">
          <w:rPr>
            <w:bCs/>
          </w:rPr>
          <w:t>Francis</w:t>
        </w:r>
      </w:ins>
      <w:ins w:id="50" w:author="Cheng, Matt" w:date="2021-08-24T22:03:00Z">
        <w:r w:rsidR="00A23FA2" w:rsidRPr="00D37B11">
          <w:rPr>
            <w:bCs/>
          </w:rPr>
          <w:t xml:space="preserve"> </w:t>
        </w:r>
      </w:ins>
      <w:ins w:id="51" w:author="Cheng, Matt" w:date="2021-08-24T22:02:00Z">
        <w:r w:rsidR="00BC7E72" w:rsidRPr="00D37B11">
          <w:rPr>
            <w:bCs/>
          </w:rPr>
          <w:t>Juanes</w:t>
        </w:r>
      </w:ins>
      <w:ins w:id="52" w:author="Cheng, Matt" w:date="2021-08-24T22:04:00Z">
        <w:r w:rsidR="00A23FA2" w:rsidRPr="00D37B11">
          <w:rPr>
            <w:bCs/>
            <w:vertAlign w:val="superscript"/>
          </w:rPr>
          <w:t>3</w:t>
        </w:r>
      </w:ins>
      <w:ins w:id="53" w:author="Cheng, Matt" w:date="2021-08-24T22:02:00Z">
        <w:r w:rsidR="00A23FA2" w:rsidRPr="00D37B11">
          <w:rPr>
            <w:bCs/>
          </w:rPr>
          <w:t xml:space="preserve">, </w:t>
        </w:r>
      </w:ins>
      <w:ins w:id="54" w:author="Cheng, Matt" w:date="2021-08-24T22:01:00Z">
        <w:r w:rsidR="00BC7E72" w:rsidRPr="00D37B11">
          <w:rPr>
            <w:bCs/>
          </w:rPr>
          <w:t>Nathan. B. Furey</w:t>
        </w:r>
      </w:ins>
      <w:ins w:id="55" w:author="Cheng, Matt" w:date="2021-08-24T22:04:00Z">
        <w:r w:rsidR="00A23FA2" w:rsidRPr="00D37B11">
          <w:rPr>
            <w:bCs/>
            <w:vertAlign w:val="superscript"/>
          </w:rPr>
          <w:t>1</w:t>
        </w:r>
      </w:ins>
    </w:p>
    <w:p w14:paraId="139FFB61" w14:textId="77777777" w:rsidR="00A23FA2" w:rsidRPr="00D37B11" w:rsidRDefault="00A23FA2" w:rsidP="00BC7E72">
      <w:pPr>
        <w:spacing w:line="480" w:lineRule="auto"/>
        <w:rPr>
          <w:ins w:id="56" w:author="Cheng, Matt" w:date="2021-08-24T22:05:00Z"/>
          <w:bCs/>
          <w:vertAlign w:val="superscript"/>
        </w:rPr>
      </w:pPr>
    </w:p>
    <w:p w14:paraId="57E98977" w14:textId="6ABA9982" w:rsidR="00BC7E72" w:rsidRPr="00D37B11" w:rsidRDefault="00BC7E72" w:rsidP="00BC7E72">
      <w:pPr>
        <w:spacing w:line="480" w:lineRule="auto"/>
        <w:rPr>
          <w:ins w:id="57" w:author="Cheng, Matt" w:date="2021-08-24T22:01:00Z"/>
          <w:bCs/>
        </w:rPr>
      </w:pPr>
      <w:ins w:id="58" w:author="Cheng, Matt" w:date="2021-08-24T22:01:00Z">
        <w:r w:rsidRPr="00D37B11">
          <w:rPr>
            <w:bCs/>
            <w:vertAlign w:val="superscript"/>
          </w:rPr>
          <w:t>1</w:t>
        </w:r>
        <w:r w:rsidRPr="00D37B11">
          <w:rPr>
            <w:color w:val="333333"/>
          </w:rPr>
          <w:t xml:space="preserve"> Department of Biological Sciences, University of New Hampshire, 46 College Road, Durham, NH, 03824, USA</w:t>
        </w:r>
      </w:ins>
    </w:p>
    <w:p w14:paraId="22E6CB5C" w14:textId="0B1454C7" w:rsidR="00BC7E72" w:rsidRPr="00D37B11" w:rsidRDefault="00BC7E72" w:rsidP="00BC7E72">
      <w:pPr>
        <w:spacing w:line="480" w:lineRule="auto"/>
        <w:rPr>
          <w:ins w:id="59" w:author="Cheng, Matt" w:date="2021-08-24T22:02:00Z"/>
          <w:bCs/>
        </w:rPr>
      </w:pPr>
      <w:ins w:id="60" w:author="Cheng, Matt" w:date="2021-08-24T22:01:00Z">
        <w:r w:rsidRPr="00D37B11">
          <w:rPr>
            <w:bCs/>
            <w:vertAlign w:val="superscript"/>
          </w:rPr>
          <w:t>2</w:t>
        </w:r>
      </w:ins>
      <w:ins w:id="61" w:author="Cheng, Matt" w:date="2021-08-24T22:02:00Z">
        <w:r w:rsidRPr="00D37B11">
          <w:t xml:space="preserve"> Pacific Salmon Ecology and Conservation Laboratory, Department of Forest and Conservation Sciences, University of British Columbia, 2424 Main Mall, Vancouver BC V6T 1Z4 Canada </w:t>
        </w:r>
      </w:ins>
    </w:p>
    <w:p w14:paraId="051AFCDB" w14:textId="5DC98015" w:rsidR="00BC7E72" w:rsidRPr="00D37B11" w:rsidRDefault="00BC7E72" w:rsidP="00BC7E72">
      <w:pPr>
        <w:spacing w:line="480" w:lineRule="auto"/>
        <w:rPr>
          <w:ins w:id="62" w:author="Cheng, Matt" w:date="2021-08-24T22:03:00Z"/>
          <w:bCs/>
          <w:vertAlign w:val="superscript"/>
        </w:rPr>
      </w:pPr>
      <w:ins w:id="63" w:author="Cheng, Matt" w:date="2021-08-24T22:02:00Z">
        <w:r w:rsidRPr="00D37B11">
          <w:rPr>
            <w:bCs/>
            <w:vertAlign w:val="superscript"/>
          </w:rPr>
          <w:t>3</w:t>
        </w:r>
      </w:ins>
      <w:ins w:id="64" w:author="Cheng, Matt" w:date="2021-08-24T22:05:00Z">
        <w:r w:rsidR="00A23FA2" w:rsidRPr="00D37B11">
          <w:rPr>
            <w:rFonts w:ascii="Helvetica" w:eastAsiaTheme="minorEastAsia" w:hAnsi="Helvetica" w:cs="Helvetica"/>
            <w:lang w:eastAsia="zh-TW"/>
          </w:rPr>
          <w:t xml:space="preserve"> </w:t>
        </w:r>
        <w:r w:rsidR="00A23FA2" w:rsidRPr="00D37B11">
          <w:rPr>
            <w:rFonts w:eastAsiaTheme="minorEastAsia"/>
            <w:lang w:eastAsia="zh-TW"/>
            <w:rPrChange w:id="65" w:author="Cheng, Matt" w:date="2021-08-24T22:59:00Z">
              <w:rPr>
                <w:rFonts w:ascii="Helvetica" w:eastAsiaTheme="minorEastAsia" w:hAnsi="Helvetica" w:cs="Helvetica"/>
                <w:lang w:eastAsia="zh-TW"/>
              </w:rPr>
            </w:rPrChange>
          </w:rPr>
          <w:t>Department of Biology, University of Victoria, PO Box 1700 Station CSC, Victoria, British Columbia V8W 2Y2, Canada</w:t>
        </w:r>
      </w:ins>
    </w:p>
    <w:p w14:paraId="6398E4B4" w14:textId="7B8AB384" w:rsidR="00A23FA2" w:rsidRPr="00D37B11" w:rsidRDefault="00A23FA2" w:rsidP="00A23FA2">
      <w:pPr>
        <w:spacing w:line="480" w:lineRule="auto"/>
        <w:rPr>
          <w:ins w:id="66" w:author="Cheng, Matt" w:date="2021-08-24T22:03:00Z"/>
          <w:bCs/>
        </w:rPr>
      </w:pPr>
      <w:ins w:id="67" w:author="Cheng, Matt" w:date="2021-08-24T22:03:00Z">
        <w:r w:rsidRPr="00D37B11">
          <w:rPr>
            <w:bCs/>
            <w:vertAlign w:val="superscript"/>
          </w:rPr>
          <w:t>4</w:t>
        </w:r>
        <w:r w:rsidRPr="00D37B11">
          <w:rPr>
            <w:color w:val="212529"/>
            <w:shd w:val="clear" w:color="auto" w:fill="FFFFFF"/>
          </w:rPr>
          <w:t xml:space="preserve"> Department of Fisheries at Lena Point</w:t>
        </w:r>
        <w:r w:rsidRPr="00D37B11">
          <w:rPr>
            <w:color w:val="212529"/>
          </w:rPr>
          <w:t xml:space="preserve">, </w:t>
        </w:r>
        <w:r w:rsidRPr="00D37B11">
          <w:rPr>
            <w:color w:val="212529"/>
            <w:shd w:val="clear" w:color="auto" w:fill="FFFFFF"/>
          </w:rPr>
          <w:t>College of Fisheries and Ocean Sciences</w:t>
        </w:r>
        <w:r w:rsidRPr="00D37B11">
          <w:rPr>
            <w:rStyle w:val="apple-converted-space"/>
            <w:color w:val="212529"/>
            <w:shd w:val="clear" w:color="auto" w:fill="FFFFFF"/>
          </w:rPr>
          <w:t xml:space="preserve">, </w:t>
        </w:r>
        <w:r w:rsidRPr="00D37B11">
          <w:rPr>
            <w:color w:val="212529"/>
            <w:shd w:val="clear" w:color="auto" w:fill="FFFFFF"/>
          </w:rPr>
          <w:t>17101 Point Lena Loop Rd, Juneau, AK 99801</w:t>
        </w:r>
      </w:ins>
    </w:p>
    <w:p w14:paraId="0210688E" w14:textId="58D76DD8" w:rsidR="00A23FA2" w:rsidRPr="00D37B11" w:rsidRDefault="00A23FA2" w:rsidP="00BC7E72">
      <w:pPr>
        <w:spacing w:line="480" w:lineRule="auto"/>
        <w:rPr>
          <w:ins w:id="68" w:author="Cheng, Matt" w:date="2021-08-24T22:01:00Z"/>
          <w:bCs/>
        </w:rPr>
      </w:pPr>
    </w:p>
    <w:p w14:paraId="6CD8EAB6" w14:textId="77777777" w:rsidR="00F853B0" w:rsidRPr="00D37B11" w:rsidRDefault="00F853B0" w:rsidP="00E71425">
      <w:pPr>
        <w:spacing w:line="480" w:lineRule="auto"/>
        <w:rPr>
          <w:ins w:id="69" w:author="Cheng, Matt" w:date="2021-08-24T21:52:00Z"/>
          <w:bCs/>
          <w:rPrChange w:id="70" w:author="Cheng, Matt" w:date="2021-08-24T22:59:00Z">
            <w:rPr>
              <w:ins w:id="71" w:author="Cheng, Matt" w:date="2021-08-24T21:52:00Z"/>
              <w:b/>
            </w:rPr>
          </w:rPrChange>
        </w:rPr>
      </w:pPr>
    </w:p>
    <w:p w14:paraId="2A2802ED" w14:textId="77777777" w:rsidR="00B80BCB" w:rsidRPr="00D37B11" w:rsidRDefault="00B80BCB" w:rsidP="00E71425">
      <w:pPr>
        <w:spacing w:line="480" w:lineRule="auto"/>
        <w:rPr>
          <w:ins w:id="72" w:author="Nathan Furey" w:date="2021-07-19T21:21:00Z"/>
          <w:b/>
        </w:rPr>
      </w:pPr>
    </w:p>
    <w:p w14:paraId="585AAB64" w14:textId="6EFF28BC" w:rsidR="00440B18" w:rsidRPr="00D37B11" w:rsidRDefault="00440B18" w:rsidP="00E71425">
      <w:pPr>
        <w:spacing w:line="480" w:lineRule="auto"/>
        <w:rPr>
          <w:ins w:id="73" w:author="Cheng, Matt" w:date="2021-08-24T22:05:00Z"/>
          <w:b/>
        </w:rPr>
      </w:pPr>
    </w:p>
    <w:p w14:paraId="4DCA9BD9" w14:textId="561ACB52" w:rsidR="00A23FA2" w:rsidRPr="00D37B11" w:rsidRDefault="00A23FA2" w:rsidP="00E71425">
      <w:pPr>
        <w:spacing w:line="480" w:lineRule="auto"/>
        <w:rPr>
          <w:ins w:id="74" w:author="Cheng, Matt" w:date="2021-08-24T22:05:00Z"/>
          <w:b/>
        </w:rPr>
      </w:pPr>
    </w:p>
    <w:p w14:paraId="5CF6F848" w14:textId="099FC6CA" w:rsidR="00A23FA2" w:rsidRPr="00D37B11" w:rsidRDefault="00A23FA2" w:rsidP="00E71425">
      <w:pPr>
        <w:spacing w:line="480" w:lineRule="auto"/>
        <w:rPr>
          <w:ins w:id="75" w:author="Cheng, Matt" w:date="2021-08-24T22:05:00Z"/>
          <w:b/>
        </w:rPr>
      </w:pPr>
    </w:p>
    <w:p w14:paraId="5199E4AF" w14:textId="34EE82DF" w:rsidR="00A23FA2" w:rsidRPr="00D37B11" w:rsidRDefault="00A23FA2" w:rsidP="00E71425">
      <w:pPr>
        <w:spacing w:line="480" w:lineRule="auto"/>
        <w:rPr>
          <w:ins w:id="76" w:author="Cheng, Matt" w:date="2021-08-24T22:05:00Z"/>
          <w:b/>
        </w:rPr>
      </w:pPr>
    </w:p>
    <w:p w14:paraId="3D1F709D" w14:textId="7A301B70" w:rsidR="00A23FA2" w:rsidRPr="00D37B11" w:rsidRDefault="00A23FA2" w:rsidP="00E71425">
      <w:pPr>
        <w:spacing w:line="480" w:lineRule="auto"/>
        <w:rPr>
          <w:ins w:id="77" w:author="Cheng, Matt" w:date="2021-08-24T22:05:00Z"/>
          <w:b/>
        </w:rPr>
      </w:pPr>
    </w:p>
    <w:p w14:paraId="229980D0" w14:textId="77777777" w:rsidR="00A23FA2" w:rsidRPr="00D37B11" w:rsidRDefault="00A23FA2" w:rsidP="00E71425">
      <w:pPr>
        <w:spacing w:line="480" w:lineRule="auto"/>
        <w:rPr>
          <w:ins w:id="78" w:author="Nathan Furey" w:date="2021-07-19T21:21:00Z"/>
          <w:b/>
        </w:rPr>
      </w:pPr>
    </w:p>
    <w:p w14:paraId="3CA99A23" w14:textId="0DA953EF" w:rsidR="00EA35EB" w:rsidRPr="00D37B11" w:rsidRDefault="00440B18" w:rsidP="00E71425">
      <w:pPr>
        <w:spacing w:line="480" w:lineRule="auto"/>
        <w:rPr>
          <w:ins w:id="79" w:author="Cheng, Matt" w:date="2021-08-22T11:19:00Z"/>
        </w:rPr>
      </w:pPr>
      <w:commentRangeStart w:id="80"/>
      <w:commentRangeStart w:id="81"/>
      <w:ins w:id="82" w:author="Nathan Furey" w:date="2021-07-19T21:21:00Z">
        <w:r w:rsidRPr="00D37B11">
          <w:rPr>
            <w:b/>
          </w:rPr>
          <w:t>Abstract</w:t>
        </w:r>
      </w:ins>
      <w:commentRangeEnd w:id="80"/>
      <w:ins w:id="83" w:author="Nathan Furey" w:date="2021-08-21T16:23:00Z">
        <w:r w:rsidR="002F65DA" w:rsidRPr="00D37B11">
          <w:rPr>
            <w:rStyle w:val="CommentReference"/>
            <w:rFonts w:ascii="Arial" w:eastAsia="Arial" w:hAnsi="Arial" w:cs="Arial"/>
            <w:sz w:val="24"/>
            <w:szCs w:val="24"/>
            <w:lang w:val="en"/>
            <w:rPrChange w:id="84" w:author="Cheng, Matt" w:date="2021-08-24T22:59:00Z">
              <w:rPr>
                <w:rStyle w:val="CommentReference"/>
                <w:rFonts w:ascii="Arial" w:eastAsia="Arial" w:hAnsi="Arial" w:cs="Arial"/>
                <w:lang w:val="en"/>
              </w:rPr>
            </w:rPrChange>
          </w:rPr>
          <w:commentReference w:id="80"/>
        </w:r>
      </w:ins>
      <w:commentRangeEnd w:id="81"/>
      <w:r w:rsidR="007340A5" w:rsidRPr="00D37B11">
        <w:rPr>
          <w:rStyle w:val="CommentReference"/>
          <w:rFonts w:ascii="Arial" w:eastAsia="Arial" w:hAnsi="Arial" w:cs="Arial"/>
          <w:sz w:val="24"/>
          <w:szCs w:val="24"/>
          <w:lang w:val="en"/>
          <w:rPrChange w:id="85" w:author="Cheng, Matt" w:date="2021-08-24T22:59:00Z">
            <w:rPr>
              <w:rStyle w:val="CommentReference"/>
              <w:rFonts w:ascii="Arial" w:eastAsia="Arial" w:hAnsi="Arial" w:cs="Arial"/>
              <w:lang w:val="en"/>
            </w:rPr>
          </w:rPrChange>
        </w:rPr>
        <w:commentReference w:id="81"/>
      </w:r>
      <w:ins w:id="86" w:author="Nathan Furey" w:date="2021-07-19T21:21:00Z">
        <w:r w:rsidRPr="00D37B11">
          <w:rPr>
            <w:b/>
          </w:rPr>
          <w:t>:</w:t>
        </w:r>
      </w:ins>
      <w:ins w:id="87" w:author="Cheng, Matt" w:date="2021-08-22T11:09:00Z">
        <w:r w:rsidR="00F439F4" w:rsidRPr="00D37B11">
          <w:t xml:space="preserve"> </w:t>
        </w:r>
      </w:ins>
      <w:ins w:id="88" w:author="Cheng, Matt" w:date="2021-08-22T11:11:00Z">
        <w:r w:rsidR="00041BD9" w:rsidRPr="00D37B11">
          <w:t xml:space="preserve">Juvenile </w:t>
        </w:r>
      </w:ins>
      <w:ins w:id="89" w:author="Cheng, Matt" w:date="2021-08-22T12:13:00Z">
        <w:r w:rsidR="00A63F8E" w:rsidRPr="00D37B11">
          <w:t>Sockeye Salmon</w:t>
        </w:r>
      </w:ins>
      <w:ins w:id="90" w:author="Cheng, Matt" w:date="2021-08-22T11:12:00Z">
        <w:r w:rsidR="00041BD9" w:rsidRPr="00D37B11">
          <w:t xml:space="preserve"> (</w:t>
        </w:r>
        <w:r w:rsidR="00041BD9" w:rsidRPr="00D37B11">
          <w:rPr>
            <w:i/>
            <w:iCs/>
          </w:rPr>
          <w:t xml:space="preserve">Oncorhynchus </w:t>
        </w:r>
        <w:proofErr w:type="spellStart"/>
        <w:r w:rsidR="00041BD9" w:rsidRPr="00D37B11">
          <w:rPr>
            <w:i/>
            <w:iCs/>
          </w:rPr>
          <w:t>nerka</w:t>
        </w:r>
        <w:proofErr w:type="spellEnd"/>
        <w:r w:rsidR="00041BD9" w:rsidRPr="00D37B11">
          <w:t xml:space="preserve">) smolts </w:t>
        </w:r>
        <w:r w:rsidR="00AC7B25" w:rsidRPr="00D37B11">
          <w:t xml:space="preserve">experience high rates of mortality </w:t>
        </w:r>
        <w:r w:rsidR="007A288B" w:rsidRPr="00D37B11">
          <w:t>during the</w:t>
        </w:r>
      </w:ins>
      <w:ins w:id="91" w:author="Cheng, Matt" w:date="2021-08-22T11:13:00Z">
        <w:r w:rsidR="008F50F8" w:rsidRPr="00D37B11">
          <w:t>ir annual</w:t>
        </w:r>
      </w:ins>
      <w:ins w:id="92" w:author="Cheng, Matt" w:date="2021-08-22T11:12:00Z">
        <w:r w:rsidR="007A288B" w:rsidRPr="00D37B11">
          <w:t xml:space="preserve"> </w:t>
        </w:r>
      </w:ins>
      <w:ins w:id="93" w:author="Cheng, Matt" w:date="2021-08-22T11:13:00Z">
        <w:r w:rsidR="00D25277" w:rsidRPr="00D37B11">
          <w:t xml:space="preserve">outmigration period from freshwater to </w:t>
        </w:r>
        <w:r w:rsidR="00EE7FC3" w:rsidRPr="00D37B11">
          <w:t xml:space="preserve">the ocean. </w:t>
        </w:r>
        <w:r w:rsidR="008F50F8" w:rsidRPr="00D37B11">
          <w:t>These annual migrations are predictable</w:t>
        </w:r>
      </w:ins>
      <w:ins w:id="94" w:author="Cheng, Matt" w:date="2021-08-22T11:30:00Z">
        <w:r w:rsidR="00497698" w:rsidRPr="00D37B11">
          <w:t xml:space="preserve"> and</w:t>
        </w:r>
      </w:ins>
      <w:ins w:id="95" w:author="Cheng, Matt" w:date="2021-08-22T11:13:00Z">
        <w:r w:rsidR="008F50F8" w:rsidRPr="00D37B11">
          <w:t xml:space="preserve"> present </w:t>
        </w:r>
      </w:ins>
      <w:ins w:id="96" w:author="Cheng, Matt" w:date="2021-08-22T11:14:00Z">
        <w:r w:rsidR="00DD5352" w:rsidRPr="00D37B11">
          <w:t>opportunities</w:t>
        </w:r>
      </w:ins>
      <w:ins w:id="97" w:author="Cheng, Matt" w:date="2021-08-22T11:13:00Z">
        <w:r w:rsidR="008F50F8" w:rsidRPr="00D37B11">
          <w:t xml:space="preserve"> for predators to</w:t>
        </w:r>
      </w:ins>
      <w:ins w:id="98" w:author="Cheng, Matt" w:date="2021-08-22T11:16:00Z">
        <w:r w:rsidR="00605406" w:rsidRPr="00D37B11">
          <w:t xml:space="preserve"> aggregate and</w:t>
        </w:r>
      </w:ins>
      <w:ins w:id="99" w:author="Cheng, Matt" w:date="2021-08-22T11:13:00Z">
        <w:r w:rsidR="008F50F8" w:rsidRPr="00D37B11">
          <w:t xml:space="preserve"> exploit seasonal prey pulses, feeding extensively on migrants during a short period</w:t>
        </w:r>
      </w:ins>
      <w:ins w:id="100" w:author="Cheng, Matt" w:date="2021-08-22T11:14:00Z">
        <w:r w:rsidR="00B834F8" w:rsidRPr="00D37B11">
          <w:t xml:space="preserve">. </w:t>
        </w:r>
        <w:commentRangeStart w:id="101"/>
        <w:r w:rsidR="00B834F8" w:rsidRPr="00D37B11">
          <w:t xml:space="preserve">Within </w:t>
        </w:r>
      </w:ins>
      <w:proofErr w:type="spellStart"/>
      <w:ins w:id="102" w:author="Cheng, Matt" w:date="2021-08-22T11:09:00Z">
        <w:r w:rsidR="00F439F4" w:rsidRPr="00D37B11">
          <w:t>Chilko</w:t>
        </w:r>
        <w:proofErr w:type="spellEnd"/>
        <w:r w:rsidR="00F439F4" w:rsidRPr="00D37B11">
          <w:t xml:space="preserve"> Lake, British Columbia, Canada, the outmigration of </w:t>
        </w:r>
      </w:ins>
      <w:ins w:id="103" w:author="Cheng, Matt" w:date="2021-08-22T12:13:00Z">
        <w:r w:rsidR="00A63F8E" w:rsidRPr="00D37B11">
          <w:t>Sockeye Salmon</w:t>
        </w:r>
      </w:ins>
      <w:ins w:id="104" w:author="Cheng, Matt" w:date="2021-08-22T11:14:00Z">
        <w:r w:rsidR="008806DD" w:rsidRPr="00D37B11">
          <w:t xml:space="preserve"> smolts</w:t>
        </w:r>
      </w:ins>
      <w:ins w:id="105" w:author="Cheng, Matt" w:date="2021-08-22T11:09:00Z">
        <w:r w:rsidR="00F439F4" w:rsidRPr="00D37B11">
          <w:t xml:space="preserve"> has been observed to be coupled with the movements and aggregations of </w:t>
        </w:r>
      </w:ins>
      <w:ins w:id="106" w:author="Cheng, Matt" w:date="2021-08-22T11:14:00Z">
        <w:r w:rsidR="00A748A4" w:rsidRPr="00D37B11">
          <w:t>Bull</w:t>
        </w:r>
      </w:ins>
      <w:ins w:id="107" w:author="Cheng, Matt" w:date="2021-08-22T11:09:00Z">
        <w:r w:rsidR="00F439F4" w:rsidRPr="00D37B11">
          <w:t xml:space="preserve"> </w:t>
        </w:r>
      </w:ins>
      <w:ins w:id="108" w:author="Cheng, Matt" w:date="2021-08-22T11:14:00Z">
        <w:r w:rsidR="00A748A4" w:rsidRPr="00D37B11">
          <w:t>Trout</w:t>
        </w:r>
      </w:ins>
      <w:ins w:id="109" w:author="Cheng, Matt" w:date="2021-08-22T11:09:00Z">
        <w:r w:rsidR="00F439F4" w:rsidRPr="00D37B11">
          <w:t xml:space="preserve"> (</w:t>
        </w:r>
        <w:r w:rsidR="00F439F4" w:rsidRPr="00D37B11">
          <w:rPr>
            <w:i/>
            <w:iCs/>
          </w:rPr>
          <w:t xml:space="preserve">Salvelinus </w:t>
        </w:r>
        <w:proofErr w:type="spellStart"/>
        <w:r w:rsidR="00F439F4" w:rsidRPr="00D37B11">
          <w:rPr>
            <w:i/>
            <w:iCs/>
          </w:rPr>
          <w:t>confluentus</w:t>
        </w:r>
        <w:proofErr w:type="spellEnd"/>
        <w:r w:rsidR="00F439F4" w:rsidRPr="00D37B11">
          <w:t xml:space="preserve">), exploiting prey pulses as they attempt to exit the </w:t>
        </w:r>
        <w:proofErr w:type="spellStart"/>
        <w:r w:rsidR="00F439F4" w:rsidRPr="00D37B11">
          <w:t>Chilko</w:t>
        </w:r>
        <w:proofErr w:type="spellEnd"/>
        <w:r w:rsidR="00F439F4" w:rsidRPr="00D37B11">
          <w:t xml:space="preserve"> system. Th</w:t>
        </w:r>
      </w:ins>
      <w:ins w:id="110" w:author="Cheng, Matt" w:date="2021-08-22T11:50:00Z">
        <w:r w:rsidR="007E64A9" w:rsidRPr="00D37B11">
          <w:t xml:space="preserve">is </w:t>
        </w:r>
      </w:ins>
      <w:ins w:id="111" w:author="Cheng, Matt" w:date="2021-08-22T11:09:00Z">
        <w:r w:rsidR="00F439F4" w:rsidRPr="00D37B11">
          <w:t xml:space="preserve">study uses Dual-frequency Identification Sonar (DIDSON) acoustic videos to assess fine-scale predator-prey interactions between </w:t>
        </w:r>
      </w:ins>
      <w:ins w:id="112" w:author="Cheng, Matt" w:date="2021-08-22T12:13:00Z">
        <w:r w:rsidR="00A63F8E" w:rsidRPr="00D37B11">
          <w:t>Sockeye Salmon</w:t>
        </w:r>
      </w:ins>
      <w:ins w:id="113" w:author="Cheng, Matt" w:date="2021-08-22T11:09:00Z">
        <w:r w:rsidR="00F439F4" w:rsidRPr="00D37B11">
          <w:t xml:space="preserve"> smolts and </w:t>
        </w:r>
      </w:ins>
      <w:ins w:id="114" w:author="Cheng, Matt" w:date="2021-08-22T11:51:00Z">
        <w:r w:rsidR="00A349F6" w:rsidRPr="00D37B11">
          <w:t>Bull</w:t>
        </w:r>
      </w:ins>
      <w:ins w:id="115" w:author="Cheng, Matt" w:date="2021-08-22T11:09:00Z">
        <w:r w:rsidR="00F439F4" w:rsidRPr="00D37B11">
          <w:t xml:space="preserve"> </w:t>
        </w:r>
      </w:ins>
      <w:ins w:id="116" w:author="Cheng, Matt" w:date="2021-08-22T11:51:00Z">
        <w:r w:rsidR="00A349F6" w:rsidRPr="00D37B11">
          <w:t>Trout</w:t>
        </w:r>
      </w:ins>
      <w:ins w:id="117" w:author="Cheng, Matt" w:date="2021-08-22T11:09:00Z">
        <w:r w:rsidR="00F439F4" w:rsidRPr="00D37B11">
          <w:t xml:space="preserve">. </w:t>
        </w:r>
      </w:ins>
      <w:commentRangeEnd w:id="101"/>
      <w:ins w:id="118" w:author="Cheng, Matt" w:date="2021-08-24T22:07:00Z">
        <w:r w:rsidR="00795D25" w:rsidRPr="00D37B11">
          <w:rPr>
            <w:rStyle w:val="CommentReference"/>
            <w:rFonts w:ascii="Arial" w:eastAsia="Arial" w:hAnsi="Arial" w:cs="Arial"/>
            <w:sz w:val="24"/>
            <w:szCs w:val="24"/>
            <w:lang w:val="en"/>
            <w:rPrChange w:id="119" w:author="Cheng, Matt" w:date="2021-08-24T22:59:00Z">
              <w:rPr>
                <w:rStyle w:val="CommentReference"/>
                <w:rFonts w:ascii="Arial" w:eastAsia="Arial" w:hAnsi="Arial" w:cs="Arial"/>
                <w:lang w:val="en"/>
              </w:rPr>
            </w:rPrChange>
          </w:rPr>
          <w:commentReference w:id="101"/>
        </w:r>
      </w:ins>
      <w:ins w:id="120" w:author="Cheng, Matt" w:date="2021-08-22T11:09:00Z">
        <w:r w:rsidR="00F439F4" w:rsidRPr="00D37B11">
          <w:t xml:space="preserve">Over 10 days, we found that smolt densities were closely correlated with </w:t>
        </w:r>
      </w:ins>
      <w:ins w:id="121" w:author="Cheng, Matt" w:date="2021-08-22T11:17:00Z">
        <w:r w:rsidR="00673BF2" w:rsidRPr="00D37B11">
          <w:t>feeding activity of</w:t>
        </w:r>
      </w:ins>
      <w:ins w:id="122" w:author="Cheng, Matt" w:date="2021-08-22T11:09:00Z">
        <w:r w:rsidR="00F439F4" w:rsidRPr="00D37B11">
          <w:t xml:space="preserve"> </w:t>
        </w:r>
      </w:ins>
      <w:ins w:id="123" w:author="Cheng, Matt" w:date="2021-08-22T11:16:00Z">
        <w:r w:rsidR="00673BF2" w:rsidRPr="00D37B11">
          <w:t>Bull</w:t>
        </w:r>
      </w:ins>
      <w:ins w:id="124" w:author="Cheng, Matt" w:date="2021-08-22T11:09:00Z">
        <w:r w:rsidR="00F439F4" w:rsidRPr="00D37B11">
          <w:t xml:space="preserve"> </w:t>
        </w:r>
      </w:ins>
      <w:ins w:id="125" w:author="Cheng, Matt" w:date="2021-08-22T11:25:00Z">
        <w:r w:rsidR="00645AF8" w:rsidRPr="00D37B11">
          <w:t>Trout</w:t>
        </w:r>
      </w:ins>
      <w:ins w:id="126" w:author="Cheng, Matt" w:date="2021-08-22T11:09:00Z">
        <w:r w:rsidR="00F439F4" w:rsidRPr="00D37B11">
          <w:t xml:space="preserve"> </w:t>
        </w:r>
      </w:ins>
      <w:ins w:id="127" w:author="Cheng, Matt" w:date="2021-08-22T11:17:00Z">
        <w:r w:rsidR="00673BF2" w:rsidRPr="00D37B11">
          <w:t>upstream of a government installed fence</w:t>
        </w:r>
      </w:ins>
      <w:ins w:id="128" w:author="Cheng, Matt" w:date="2021-08-22T11:51:00Z">
        <w:r w:rsidR="007116CF" w:rsidRPr="00D37B11">
          <w:t>,</w:t>
        </w:r>
      </w:ins>
      <w:ins w:id="129" w:author="Cheng, Matt" w:date="2021-08-22T11:18:00Z">
        <w:r w:rsidR="00144755" w:rsidRPr="00D37B11">
          <w:t xml:space="preserve"> used to estimate smolt </w:t>
        </w:r>
        <w:r w:rsidR="001B1396" w:rsidRPr="00D37B11">
          <w:t>numbers</w:t>
        </w:r>
      </w:ins>
      <w:ins w:id="130" w:author="Cheng, Matt" w:date="2021-08-22T11:09:00Z">
        <w:r w:rsidR="00F439F4" w:rsidRPr="00D37B11">
          <w:t xml:space="preserve">. </w:t>
        </w:r>
      </w:ins>
      <w:ins w:id="131" w:author="Cheng, Matt" w:date="2021-08-22T11:25:00Z">
        <w:r w:rsidR="00DB0B35" w:rsidRPr="00D37B11">
          <w:t>Predator</w:t>
        </w:r>
      </w:ins>
      <w:ins w:id="132" w:author="Cheng, Matt" w:date="2021-08-22T11:21:00Z">
        <w:r w:rsidR="005E2D5B" w:rsidRPr="00D37B11">
          <w:t xml:space="preserve">-prey </w:t>
        </w:r>
      </w:ins>
      <w:ins w:id="133" w:author="Cheng, Matt" w:date="2021-08-22T11:20:00Z">
        <w:r w:rsidR="00737D53" w:rsidRPr="00D37B11">
          <w:t xml:space="preserve">interactions </w:t>
        </w:r>
      </w:ins>
      <w:ins w:id="134" w:author="Cheng, Matt" w:date="2021-08-22T11:25:00Z">
        <w:r w:rsidR="00A3229E" w:rsidRPr="00D37B11">
          <w:t>were also</w:t>
        </w:r>
      </w:ins>
      <w:ins w:id="135" w:author="Cheng, Matt" w:date="2021-08-22T11:20:00Z">
        <w:r w:rsidR="00737D53" w:rsidRPr="00D37B11">
          <w:t xml:space="preserve"> closely coupled with </w:t>
        </w:r>
      </w:ins>
      <w:ins w:id="136" w:author="Cheng, Matt" w:date="2021-08-22T11:25:00Z">
        <w:r w:rsidR="00522101" w:rsidRPr="00D37B11">
          <w:t xml:space="preserve">previously described </w:t>
        </w:r>
      </w:ins>
      <w:ins w:id="137" w:author="Cheng, Matt" w:date="2021-08-22T11:20:00Z">
        <w:r w:rsidR="00737D53" w:rsidRPr="00D37B11">
          <w:t xml:space="preserve">nocturnal migratory </w:t>
        </w:r>
      </w:ins>
      <w:ins w:id="138" w:author="Cheng, Matt" w:date="2021-08-22T11:21:00Z">
        <w:r w:rsidR="005E2D5B" w:rsidRPr="00D37B11">
          <w:t>behaviors</w:t>
        </w:r>
      </w:ins>
      <w:ins w:id="139" w:author="Cheng, Matt" w:date="2021-08-22T11:20:00Z">
        <w:r w:rsidR="00737D53" w:rsidRPr="00D37B11">
          <w:t xml:space="preserve"> of </w:t>
        </w:r>
      </w:ins>
      <w:ins w:id="140" w:author="Cheng, Matt" w:date="2021-08-22T12:13:00Z">
        <w:r w:rsidR="00A63F8E" w:rsidRPr="00D37B11">
          <w:t>Sockeye Salmon</w:t>
        </w:r>
      </w:ins>
      <w:ins w:id="141" w:author="Cheng, Matt" w:date="2021-08-22T11:20:00Z">
        <w:r w:rsidR="00737D53" w:rsidRPr="00D37B11">
          <w:t xml:space="preserve"> smolts</w:t>
        </w:r>
      </w:ins>
      <w:ins w:id="142" w:author="Cheng, Matt" w:date="2021-08-22T11:21:00Z">
        <w:r w:rsidR="005428F7" w:rsidRPr="00D37B11">
          <w:t>, presumably to deter predation</w:t>
        </w:r>
      </w:ins>
      <w:ins w:id="143" w:author="Cheng, Matt" w:date="2021-08-22T11:25:00Z">
        <w:r w:rsidR="004F0260" w:rsidRPr="00D37B11">
          <w:t>.</w:t>
        </w:r>
      </w:ins>
      <w:ins w:id="144" w:author="Cheng, Matt" w:date="2021-08-22T11:21:00Z">
        <w:r w:rsidR="005428F7" w:rsidRPr="00D37B11">
          <w:t xml:space="preserve"> </w:t>
        </w:r>
      </w:ins>
      <w:ins w:id="145" w:author="Cheng, Matt" w:date="2021-08-22T11:26:00Z">
        <w:r w:rsidR="00035532" w:rsidRPr="00D37B11">
          <w:t xml:space="preserve">Total length of Bull Trout obtained from the DIDSON </w:t>
        </w:r>
        <w:r w:rsidR="003B4F34" w:rsidRPr="00D37B11">
          <w:t>when compared to</w:t>
        </w:r>
      </w:ins>
      <w:ins w:id="146" w:author="Cheng, Matt" w:date="2021-08-22T11:27:00Z">
        <w:r w:rsidR="003B4F34" w:rsidRPr="00D37B11">
          <w:t xml:space="preserve"> field estimates differed significantly, </w:t>
        </w:r>
        <w:r w:rsidR="00A64C73" w:rsidRPr="00D37B11">
          <w:t xml:space="preserve">likely due </w:t>
        </w:r>
        <w:r w:rsidR="00B23839" w:rsidRPr="00D37B11">
          <w:t xml:space="preserve">to the presence of smaller fish species in the system and </w:t>
        </w:r>
      </w:ins>
      <w:ins w:id="147" w:author="Cheng, Matt" w:date="2021-08-22T11:28:00Z">
        <w:r w:rsidR="003F6C38" w:rsidRPr="00D37B11">
          <w:t xml:space="preserve">the bidirectional movement of Bull Trout. </w:t>
        </w:r>
        <w:r w:rsidR="00595772" w:rsidRPr="00D37B11">
          <w:t xml:space="preserve">These results </w:t>
        </w:r>
      </w:ins>
      <w:ins w:id="148" w:author="Cheng, Matt" w:date="2021-08-22T12:11:00Z">
        <w:r w:rsidR="00516493" w:rsidRPr="00D37B11">
          <w:t>provide further evidence for</w:t>
        </w:r>
      </w:ins>
      <w:ins w:id="149" w:author="Cheng, Matt" w:date="2021-08-22T11:28:00Z">
        <w:r w:rsidR="00AD3E8E" w:rsidRPr="00D37B11">
          <w:t xml:space="preserve"> </w:t>
        </w:r>
        <w:r w:rsidR="00A3687F" w:rsidRPr="00D37B11">
          <w:t>the nocturnal migrato</w:t>
        </w:r>
        <w:r w:rsidR="00011AF1" w:rsidRPr="00D37B11">
          <w:t xml:space="preserve">ry of </w:t>
        </w:r>
      </w:ins>
      <w:ins w:id="150" w:author="Cheng, Matt" w:date="2021-08-22T12:13:00Z">
        <w:r w:rsidR="00A63F8E" w:rsidRPr="00D37B11">
          <w:t>Sockeye Salmon</w:t>
        </w:r>
      </w:ins>
      <w:ins w:id="151" w:author="Cheng, Matt" w:date="2021-08-22T11:28:00Z">
        <w:r w:rsidR="00011AF1" w:rsidRPr="00D37B11">
          <w:t xml:space="preserve"> smolts within </w:t>
        </w:r>
      </w:ins>
      <w:ins w:id="152" w:author="Cheng, Matt" w:date="2021-08-22T11:29:00Z">
        <w:r w:rsidR="00011AF1" w:rsidRPr="00D37B11">
          <w:t xml:space="preserve">the </w:t>
        </w:r>
        <w:proofErr w:type="spellStart"/>
        <w:r w:rsidR="00011AF1" w:rsidRPr="00D37B11">
          <w:t>Chilko</w:t>
        </w:r>
        <w:proofErr w:type="spellEnd"/>
        <w:r w:rsidR="00011AF1" w:rsidRPr="00D37B11">
          <w:t xml:space="preserve"> system </w:t>
        </w:r>
      </w:ins>
      <w:ins w:id="153" w:author="Cheng, Matt" w:date="2021-08-22T11:52:00Z">
        <w:r w:rsidR="00873435" w:rsidRPr="00D37B11">
          <w:t xml:space="preserve">to mitigate predation risk, </w:t>
        </w:r>
      </w:ins>
      <w:ins w:id="154" w:author="Cheng, Matt" w:date="2021-08-22T11:29:00Z">
        <w:r w:rsidR="009900A2" w:rsidRPr="00D37B11">
          <w:t xml:space="preserve">and the potential for </w:t>
        </w:r>
      </w:ins>
      <w:ins w:id="155" w:author="Cheng, Matt" w:date="2021-08-22T12:12:00Z">
        <w:r w:rsidR="00502397" w:rsidRPr="00D37B11">
          <w:t>anthropogenic structures</w:t>
        </w:r>
        <w:r w:rsidR="006D34D1" w:rsidRPr="00D37B11">
          <w:t xml:space="preserve"> such as counting fences</w:t>
        </w:r>
      </w:ins>
      <w:ins w:id="156" w:author="Cheng, Matt" w:date="2021-08-22T11:29:00Z">
        <w:r w:rsidR="004D5430" w:rsidRPr="00D37B11">
          <w:t xml:space="preserve"> </w:t>
        </w:r>
        <w:r w:rsidR="009900A2" w:rsidRPr="00D37B11">
          <w:t xml:space="preserve">that don’t inherently affect flow to facilitate predator-prey </w:t>
        </w:r>
        <w:commentRangeStart w:id="157"/>
        <w:r w:rsidR="00497698" w:rsidRPr="00D37B11">
          <w:t>interactions</w:t>
        </w:r>
      </w:ins>
      <w:commentRangeEnd w:id="157"/>
      <w:ins w:id="158" w:author="Cheng, Matt" w:date="2021-08-24T22:06:00Z">
        <w:r w:rsidR="00795D25" w:rsidRPr="00D37B11">
          <w:rPr>
            <w:rStyle w:val="CommentReference"/>
            <w:rFonts w:ascii="Arial" w:eastAsia="Arial" w:hAnsi="Arial" w:cs="Arial"/>
            <w:sz w:val="24"/>
            <w:szCs w:val="24"/>
            <w:lang w:val="en"/>
            <w:rPrChange w:id="159" w:author="Cheng, Matt" w:date="2021-08-24T22:59:00Z">
              <w:rPr>
                <w:rStyle w:val="CommentReference"/>
                <w:rFonts w:ascii="Arial" w:eastAsia="Arial" w:hAnsi="Arial" w:cs="Arial"/>
                <w:lang w:val="en"/>
              </w:rPr>
            </w:rPrChange>
          </w:rPr>
          <w:commentReference w:id="157"/>
        </w:r>
      </w:ins>
      <w:ins w:id="160" w:author="Cheng, Matt" w:date="2021-08-22T11:29:00Z">
        <w:r w:rsidR="009900A2" w:rsidRPr="00D37B11">
          <w:t xml:space="preserve">. </w:t>
        </w:r>
      </w:ins>
    </w:p>
    <w:p w14:paraId="296DF372" w14:textId="4BD4BBAC" w:rsidR="00440B18" w:rsidRPr="00D37B11" w:rsidDel="00E86EEE" w:rsidRDefault="00440B18" w:rsidP="00E71425">
      <w:pPr>
        <w:spacing w:line="480" w:lineRule="auto"/>
        <w:rPr>
          <w:ins w:id="161" w:author="Nathan Furey" w:date="2021-07-19T21:21:00Z"/>
          <w:del w:id="162" w:author="Cheng, Matt" w:date="2021-08-22T11:29:00Z"/>
          <w:rPrChange w:id="163" w:author="Cheng, Matt" w:date="2021-08-24T22:59:00Z">
            <w:rPr>
              <w:ins w:id="164" w:author="Nathan Furey" w:date="2021-07-19T21:21:00Z"/>
              <w:del w:id="165" w:author="Cheng, Matt" w:date="2021-08-22T11:29:00Z"/>
              <w:b/>
            </w:rPr>
          </w:rPrChange>
        </w:rPr>
      </w:pPr>
    </w:p>
    <w:p w14:paraId="145AD138" w14:textId="77777777" w:rsidR="00440B18" w:rsidRPr="00D37B11" w:rsidRDefault="00440B18" w:rsidP="00E71425">
      <w:pPr>
        <w:spacing w:line="480" w:lineRule="auto"/>
        <w:rPr>
          <w:b/>
        </w:rPr>
      </w:pPr>
    </w:p>
    <w:p w14:paraId="12BD83BF" w14:textId="77777777" w:rsidR="00AE3472" w:rsidRPr="00D37B11" w:rsidRDefault="00AE3472" w:rsidP="00E71425">
      <w:pPr>
        <w:spacing w:line="480" w:lineRule="auto"/>
        <w:rPr>
          <w:ins w:id="166" w:author="Cheng, Matt" w:date="2021-08-24T22:06:00Z"/>
          <w:b/>
        </w:rPr>
      </w:pPr>
    </w:p>
    <w:p w14:paraId="35A15332" w14:textId="77777777" w:rsidR="00AE3472" w:rsidRPr="00D37B11" w:rsidRDefault="00AE3472" w:rsidP="00E71425">
      <w:pPr>
        <w:spacing w:line="480" w:lineRule="auto"/>
        <w:rPr>
          <w:ins w:id="167" w:author="Cheng, Matt" w:date="2021-08-24T22:06:00Z"/>
          <w:b/>
        </w:rPr>
      </w:pPr>
    </w:p>
    <w:p w14:paraId="335566FB" w14:textId="77777777" w:rsidR="00AE3472" w:rsidRPr="00D37B11" w:rsidRDefault="00AE3472" w:rsidP="00E71425">
      <w:pPr>
        <w:spacing w:line="480" w:lineRule="auto"/>
        <w:rPr>
          <w:ins w:id="168" w:author="Cheng, Matt" w:date="2021-08-24T22:06:00Z"/>
          <w:b/>
        </w:rPr>
      </w:pPr>
    </w:p>
    <w:p w14:paraId="118EDE98" w14:textId="2E55F99A" w:rsidR="00247DFB" w:rsidRPr="00D37B11" w:rsidDel="00AE3472" w:rsidRDefault="00247DFB" w:rsidP="00E71425">
      <w:pPr>
        <w:spacing w:line="480" w:lineRule="auto"/>
        <w:rPr>
          <w:del w:id="169" w:author="Cheng, Matt" w:date="2021-08-24T22:06:00Z"/>
          <w:b/>
        </w:rPr>
      </w:pPr>
      <w:r w:rsidRPr="00D37B11">
        <w:rPr>
          <w:b/>
        </w:rPr>
        <w:lastRenderedPageBreak/>
        <w:t xml:space="preserve">Introduction: </w:t>
      </w:r>
    </w:p>
    <w:p w14:paraId="5B762CE9" w14:textId="77777777" w:rsidR="005E16DC" w:rsidRPr="00D37B11" w:rsidRDefault="005E16DC" w:rsidP="00E71425">
      <w:pPr>
        <w:spacing w:line="480" w:lineRule="auto"/>
        <w:rPr>
          <w:b/>
        </w:rPr>
      </w:pPr>
    </w:p>
    <w:p w14:paraId="767BA840" w14:textId="255C9E34" w:rsidR="00D22C3D" w:rsidRPr="00D37B11" w:rsidRDefault="00256493" w:rsidP="00763F5B">
      <w:pPr>
        <w:spacing w:line="480" w:lineRule="auto"/>
        <w:pPrChange w:id="170" w:author="Cheng, Matt" w:date="2021-08-28T20:27:00Z">
          <w:pPr>
            <w:spacing w:line="480" w:lineRule="auto"/>
            <w:ind w:firstLine="720"/>
          </w:pPr>
        </w:pPrChange>
      </w:pPr>
      <w:r w:rsidRPr="00D37B11">
        <w:t>Pacific Salmon (</w:t>
      </w:r>
      <w:r w:rsidRPr="00D37B11">
        <w:rPr>
          <w:i/>
          <w:color w:val="202122"/>
          <w:highlight w:val="white"/>
        </w:rPr>
        <w:t xml:space="preserve">Oncorhynchus spp.) </w:t>
      </w:r>
      <w:r w:rsidRPr="00D37B11">
        <w:t xml:space="preserve">have incredible ecological, economic, and cultural value. Most Pacific salmon are anadromous and semelparous, and thus will rear in freshwater, migrate into the Pacific </w:t>
      </w:r>
      <w:r w:rsidR="004213E0" w:rsidRPr="00D37B11">
        <w:t>O</w:t>
      </w:r>
      <w:r w:rsidRPr="00D37B11">
        <w:t xml:space="preserve">cean as juvenile salmon smolts, return to their natal streams to spawn after several years, </w:t>
      </w:r>
      <w:r w:rsidR="00F45AFB" w:rsidRPr="00D37B11">
        <w:t>and die</w:t>
      </w:r>
      <w:r w:rsidRPr="00D37B11">
        <w:t xml:space="preserve"> shortly after. As juvenile salmon begin their downstream migration into the open ocean, they undergo a suite of </w:t>
      </w:r>
      <w:r w:rsidR="00114678" w:rsidRPr="00D37B11">
        <w:t>behavioral and physiological changes called “</w:t>
      </w:r>
      <w:proofErr w:type="spellStart"/>
      <w:r w:rsidR="00114678" w:rsidRPr="00D37B11">
        <w:t>smoltification</w:t>
      </w:r>
      <w:proofErr w:type="spellEnd"/>
      <w:r w:rsidR="00114678" w:rsidRPr="00D37B11">
        <w:t>” in order to adapt to higher salinity environments (Young et al. 1989)</w:t>
      </w:r>
      <w:r w:rsidR="00E91D7D" w:rsidRPr="00D37B11">
        <w:t>, thus becoming smolts</w:t>
      </w:r>
      <w:r w:rsidR="00114678" w:rsidRPr="00D37B11">
        <w:t>.</w:t>
      </w:r>
      <w:ins w:id="171" w:author="Author" w:date="2021-07-26T19:17:00Z">
        <w:r w:rsidR="002205A8" w:rsidRPr="00D37B11">
          <w:t xml:space="preserve"> </w:t>
        </w:r>
      </w:ins>
      <w:ins w:id="172" w:author="Cheng, Matt" w:date="2021-08-22T21:06:00Z">
        <w:r w:rsidR="00B93FFD" w:rsidRPr="00D37B11">
          <w:t xml:space="preserve">During this </w:t>
        </w:r>
      </w:ins>
      <w:ins w:id="173" w:author="Cheng, Matt" w:date="2021-08-22T21:09:00Z">
        <w:r w:rsidR="006F374A" w:rsidRPr="00D37B11">
          <w:t>period</w:t>
        </w:r>
      </w:ins>
      <w:ins w:id="174" w:author="Cheng, Matt" w:date="2021-08-22T21:06:00Z">
        <w:r w:rsidR="00B93FFD" w:rsidRPr="00D37B11">
          <w:t>, smolts are mediated by</w:t>
        </w:r>
      </w:ins>
      <w:ins w:id="175" w:author="Cheng, Matt" w:date="2021-08-22T21:46:00Z">
        <w:r w:rsidR="000B0E21" w:rsidRPr="00D37B11">
          <w:t xml:space="preserve"> a variety of</w:t>
        </w:r>
      </w:ins>
      <w:ins w:id="176" w:author="Cheng, Matt" w:date="2021-08-22T21:06:00Z">
        <w:r w:rsidR="00B93FFD" w:rsidRPr="00D37B11">
          <w:t xml:space="preserve"> factors </w:t>
        </w:r>
      </w:ins>
      <w:ins w:id="177" w:author="Cheng, Matt" w:date="2021-08-22T19:56:00Z">
        <w:r w:rsidR="00BF437C" w:rsidRPr="00D37B11">
          <w:t>such as</w:t>
        </w:r>
      </w:ins>
      <w:ins w:id="178" w:author="Cheng, Matt" w:date="2021-08-22T20:01:00Z">
        <w:r w:rsidR="00E14237" w:rsidRPr="00D37B11">
          <w:t xml:space="preserve"> predation (</w:t>
        </w:r>
      </w:ins>
      <w:proofErr w:type="spellStart"/>
      <w:ins w:id="179" w:author="Cheng, Matt" w:date="2021-08-22T21:10:00Z">
        <w:r w:rsidR="00713634" w:rsidRPr="00D37B11">
          <w:t>Furey</w:t>
        </w:r>
        <w:proofErr w:type="spellEnd"/>
        <w:r w:rsidR="00713634" w:rsidRPr="00D37B11">
          <w:t xml:space="preserve"> et al. 2015; </w:t>
        </w:r>
      </w:ins>
      <w:ins w:id="180" w:author="Cheng, Matt" w:date="2021-08-22T20:05:00Z">
        <w:r w:rsidR="00E14237" w:rsidRPr="00D37B11">
          <w:t>Zimmerman and Ward 1999)</w:t>
        </w:r>
        <w:r w:rsidR="000440D6" w:rsidRPr="00D37B11">
          <w:t>,</w:t>
        </w:r>
      </w:ins>
      <w:ins w:id="181" w:author="Cheng, Matt" w:date="2021-08-22T19:56:00Z">
        <w:r w:rsidR="00BF437C" w:rsidRPr="00D37B11">
          <w:t xml:space="preserve"> </w:t>
        </w:r>
      </w:ins>
      <w:ins w:id="182" w:author="Cheng, Matt" w:date="2021-08-22T19:58:00Z">
        <w:r w:rsidR="001B16E4" w:rsidRPr="00D37B11">
          <w:t>growth</w:t>
        </w:r>
      </w:ins>
      <w:ins w:id="183" w:author="Cheng, Matt" w:date="2021-08-22T19:56:00Z">
        <w:r w:rsidR="00BF437C" w:rsidRPr="00D37B11">
          <w:t xml:space="preserve"> </w:t>
        </w:r>
      </w:ins>
      <w:ins w:id="184" w:author="Cheng, Matt" w:date="2021-08-22T19:58:00Z">
        <w:r w:rsidR="001B16E4" w:rsidRPr="00D37B11">
          <w:t>and size (</w:t>
        </w:r>
      </w:ins>
      <w:ins w:id="185" w:author="Cheng, Matt" w:date="2021-08-22T20:48:00Z">
        <w:r w:rsidR="00777C91" w:rsidRPr="00D37B11">
          <w:t xml:space="preserve">Beamish et al. 2008; </w:t>
        </w:r>
      </w:ins>
      <w:ins w:id="186" w:author="Cheng, Matt" w:date="2021-08-22T19:58:00Z">
        <w:r w:rsidR="001B16E4" w:rsidRPr="00D37B11">
          <w:t xml:space="preserve">Beamish et al. 2004; Beamish and </w:t>
        </w:r>
        <w:proofErr w:type="spellStart"/>
        <w:r w:rsidR="001B16E4" w:rsidRPr="00D37B11">
          <w:t>Mahnken</w:t>
        </w:r>
        <w:proofErr w:type="spellEnd"/>
        <w:r w:rsidR="001B16E4" w:rsidRPr="00D37B11">
          <w:t xml:space="preserve"> 2001)</w:t>
        </w:r>
      </w:ins>
      <w:ins w:id="187" w:author="Cheng, Matt" w:date="2021-08-22T21:25:00Z">
        <w:r w:rsidR="005E195E" w:rsidRPr="00D37B11">
          <w:t xml:space="preserve">, and large-scale oceanographic drivers (Thomson et al. 2012). </w:t>
        </w:r>
      </w:ins>
      <w:ins w:id="188" w:author="Cheng, Matt" w:date="2021-08-24T15:38:00Z">
        <w:r w:rsidR="00C56D9C" w:rsidRPr="00D37B11">
          <w:t>Density-dependent</w:t>
        </w:r>
      </w:ins>
      <w:ins w:id="189" w:author="Cheng, Matt" w:date="2021-08-22T21:28:00Z">
        <w:r w:rsidR="005A6F45" w:rsidRPr="00D37B11">
          <w:t xml:space="preserve"> </w:t>
        </w:r>
      </w:ins>
      <w:ins w:id="190" w:author="Cheng, Matt" w:date="2021-08-24T15:38:00Z">
        <w:r w:rsidR="00C56D9C" w:rsidRPr="00D37B11">
          <w:t>factors</w:t>
        </w:r>
      </w:ins>
      <w:ins w:id="191" w:author="Cheng, Matt" w:date="2021-08-22T21:28:00Z">
        <w:r w:rsidR="005A6F45" w:rsidRPr="00D37B11">
          <w:t xml:space="preserve"> such as winds, river discharge, and surface stratification</w:t>
        </w:r>
      </w:ins>
      <w:ins w:id="192" w:author="Cheng, Matt" w:date="2021-08-22T21:30:00Z">
        <w:r w:rsidR="00E64608" w:rsidRPr="00D37B11">
          <w:t xml:space="preserve"> have</w:t>
        </w:r>
      </w:ins>
      <w:ins w:id="193" w:author="Cheng, Matt" w:date="2021-08-22T21:37:00Z">
        <w:r w:rsidR="007326EA" w:rsidRPr="00D37B11">
          <w:t xml:space="preserve"> previously</w:t>
        </w:r>
      </w:ins>
      <w:ins w:id="194" w:author="Cheng, Matt" w:date="2021-08-22T21:30:00Z">
        <w:r w:rsidR="00E64608" w:rsidRPr="00D37B11">
          <w:t xml:space="preserve"> been described as important determinants </w:t>
        </w:r>
      </w:ins>
      <w:ins w:id="195" w:author="Cheng, Matt" w:date="2021-08-22T21:33:00Z">
        <w:r w:rsidR="00196278" w:rsidRPr="00D37B11">
          <w:t>for</w:t>
        </w:r>
      </w:ins>
      <w:ins w:id="196" w:author="Cheng, Matt" w:date="2021-08-22T21:30:00Z">
        <w:r w:rsidR="00E64608" w:rsidRPr="00D37B11">
          <w:t xml:space="preserve"> </w:t>
        </w:r>
      </w:ins>
      <w:ins w:id="197" w:author="Cheng, Matt" w:date="2021-08-22T21:32:00Z">
        <w:r w:rsidR="00AA0124" w:rsidRPr="00D37B11">
          <w:t>food availability</w:t>
        </w:r>
      </w:ins>
      <w:ins w:id="198" w:author="Cheng, Matt" w:date="2021-08-22T21:33:00Z">
        <w:r w:rsidR="00543CA4" w:rsidRPr="00D37B11">
          <w:t xml:space="preserve"> and </w:t>
        </w:r>
      </w:ins>
      <w:ins w:id="199" w:author="Cheng, Matt" w:date="2021-08-22T21:32:00Z">
        <w:r w:rsidR="00AA0124" w:rsidRPr="00D37B11">
          <w:t xml:space="preserve">growth, </w:t>
        </w:r>
      </w:ins>
      <w:ins w:id="200" w:author="Cheng, Matt" w:date="2021-08-22T21:33:00Z">
        <w:r w:rsidR="007A459A" w:rsidRPr="00D37B11">
          <w:t>which subsequently impact the</w:t>
        </w:r>
      </w:ins>
      <w:ins w:id="201" w:author="Cheng, Matt" w:date="2021-08-22T21:32:00Z">
        <w:r w:rsidR="00AA0124" w:rsidRPr="00D37B11">
          <w:t xml:space="preserve"> </w:t>
        </w:r>
      </w:ins>
      <w:ins w:id="202" w:author="Cheng, Matt" w:date="2021-08-22T21:30:00Z">
        <w:r w:rsidR="00E64608" w:rsidRPr="00D37B11">
          <w:t>early marine survival of smolts (Beamish et al. 201</w:t>
        </w:r>
      </w:ins>
      <w:ins w:id="203" w:author="Cheng, Matt" w:date="2021-08-22T21:31:00Z">
        <w:r w:rsidR="00E64608" w:rsidRPr="00D37B11">
          <w:t>2</w:t>
        </w:r>
      </w:ins>
      <w:ins w:id="204" w:author="Cheng, Matt" w:date="2021-08-22T21:30:00Z">
        <w:r w:rsidR="00E64608" w:rsidRPr="00D37B11">
          <w:t>; Th</w:t>
        </w:r>
      </w:ins>
      <w:ins w:id="205" w:author="Cheng, Matt" w:date="2021-08-22T21:31:00Z">
        <w:r w:rsidR="00E64608" w:rsidRPr="00D37B11">
          <w:t xml:space="preserve">omson et al. 2012). </w:t>
        </w:r>
      </w:ins>
      <w:ins w:id="206" w:author="Cheng, Matt" w:date="2021-08-24T15:29:00Z">
        <w:r w:rsidR="00274406" w:rsidRPr="00D37B11">
          <w:t>As a result</w:t>
        </w:r>
      </w:ins>
      <w:ins w:id="207" w:author="Cheng, Matt" w:date="2021-08-24T15:38:00Z">
        <w:r w:rsidR="00AD5298" w:rsidRPr="00D37B11">
          <w:t>,</w:t>
        </w:r>
      </w:ins>
      <w:ins w:id="208" w:author="Cheng, Matt" w:date="2021-08-24T15:29:00Z">
        <w:r w:rsidR="00274406" w:rsidRPr="00D37B11">
          <w:t xml:space="preserve"> t</w:t>
        </w:r>
      </w:ins>
      <w:ins w:id="209" w:author="Cheng, Matt" w:date="2021-08-22T21:41:00Z">
        <w:r w:rsidR="00310E6A" w:rsidRPr="00D37B11">
          <w:t>he</w:t>
        </w:r>
      </w:ins>
      <w:ins w:id="210" w:author="Cheng, Matt" w:date="2021-08-22T21:37:00Z">
        <w:r w:rsidR="00CF5638" w:rsidRPr="00D37B11">
          <w:t xml:space="preserve"> </w:t>
        </w:r>
      </w:ins>
      <w:ins w:id="211" w:author="Cheng, Matt" w:date="2021-08-22T21:41:00Z">
        <w:r w:rsidR="00E14D1F" w:rsidRPr="00D37B11">
          <w:t xml:space="preserve">early marine survival of smolts </w:t>
        </w:r>
      </w:ins>
      <w:ins w:id="212" w:author="Cheng, Matt" w:date="2021-08-22T21:43:00Z">
        <w:r w:rsidR="00143197" w:rsidRPr="00D37B11">
          <w:t xml:space="preserve">is a critical life-stage </w:t>
        </w:r>
      </w:ins>
      <w:ins w:id="213" w:author="Cheng, Matt" w:date="2021-08-28T20:26:00Z">
        <w:r w:rsidR="00070FE6">
          <w:t xml:space="preserve">that is </w:t>
        </w:r>
      </w:ins>
      <w:ins w:id="214" w:author="Cheng, Matt" w:date="2021-08-22T21:43:00Z">
        <w:r w:rsidR="00143197" w:rsidRPr="00D37B11">
          <w:t>associated with the productivity of</w:t>
        </w:r>
      </w:ins>
      <w:ins w:id="215" w:author="Cheng, Matt" w:date="2021-08-28T20:23:00Z">
        <w:r w:rsidR="00171117">
          <w:t xml:space="preserve"> overall</w:t>
        </w:r>
      </w:ins>
      <w:ins w:id="216" w:author="Cheng, Matt" w:date="2021-08-22T21:43:00Z">
        <w:r w:rsidR="00143197" w:rsidRPr="00D37B11">
          <w:t xml:space="preserve"> </w:t>
        </w:r>
      </w:ins>
      <w:ins w:id="217" w:author="Cheng, Matt" w:date="2021-08-22T21:44:00Z">
        <w:r w:rsidR="00143197" w:rsidRPr="00D37B11">
          <w:t>salmon population</w:t>
        </w:r>
      </w:ins>
      <w:ins w:id="218" w:author="Cheng, Matt" w:date="2021-08-24T15:29:00Z">
        <w:r w:rsidR="00274406" w:rsidRPr="00D37B11">
          <w:t>s</w:t>
        </w:r>
      </w:ins>
      <w:ins w:id="219" w:author="Cheng, Matt" w:date="2021-08-22T21:44:00Z">
        <w:r w:rsidR="00143197" w:rsidRPr="00D37B11">
          <w:t>,</w:t>
        </w:r>
      </w:ins>
      <w:ins w:id="220" w:author="Cheng, Matt" w:date="2021-08-24T15:29:00Z">
        <w:r w:rsidR="00274406" w:rsidRPr="00D37B11">
          <w:t xml:space="preserve"> </w:t>
        </w:r>
      </w:ins>
      <w:ins w:id="221" w:author="Cheng, Matt" w:date="2021-08-28T20:26:00Z">
        <w:r w:rsidR="00070FE6">
          <w:t xml:space="preserve">and is integral in </w:t>
        </w:r>
        <w:proofErr w:type="spellStart"/>
        <w:r w:rsidR="00070FE6">
          <w:t>maintiang</w:t>
        </w:r>
        <w:proofErr w:type="spellEnd"/>
        <w:r w:rsidR="00070FE6">
          <w:t xml:space="preserve"> healthy and </w:t>
        </w:r>
        <w:proofErr w:type="spellStart"/>
        <w:r w:rsidR="00070FE6">
          <w:t>mianitnaing</w:t>
        </w:r>
        <w:proofErr w:type="spellEnd"/>
        <w:r w:rsidR="00070FE6">
          <w:t xml:space="preserve"> healthy and productive salmon p</w:t>
        </w:r>
      </w:ins>
      <w:ins w:id="222" w:author="Cheng, Matt" w:date="2021-08-28T20:27:00Z">
        <w:r w:rsidR="00070FE6">
          <w:t>opulations</w:t>
        </w:r>
        <w:r w:rsidR="00763F5B">
          <w:t xml:space="preserve"> </w:t>
        </w:r>
        <w:r w:rsidR="00763F5B" w:rsidRPr="00D37B11">
          <w:t>(Beamish et al. 2012; Thomson et al. 2012).</w:t>
        </w:r>
      </w:ins>
      <w:ins w:id="223" w:author="Author" w:date="2021-07-26T19:19:00Z">
        <w:del w:id="224" w:author="Cheng, Matt" w:date="2021-08-22T20:21:00Z">
          <w:r w:rsidR="002205A8" w:rsidRPr="00D37B11" w:rsidDel="00CB5793">
            <w:delText>In most cases, the survival of smolts is mediated by density-independent factors</w:delText>
          </w:r>
        </w:del>
      </w:ins>
      <w:ins w:id="225" w:author="Author" w:date="2021-07-26T19:33:00Z">
        <w:del w:id="226" w:author="Cheng, Matt" w:date="2021-08-22T20:21:00Z">
          <w:r w:rsidR="00D23048" w:rsidRPr="00D37B11" w:rsidDel="00CB5793">
            <w:delText xml:space="preserve"> (</w:delText>
          </w:r>
          <w:commentRangeStart w:id="227"/>
          <w:r w:rsidR="00D23048" w:rsidRPr="00D37B11" w:rsidDel="00CB5793">
            <w:delText>Jonsson et al. 1998</w:delText>
          </w:r>
        </w:del>
      </w:ins>
      <w:commentRangeEnd w:id="227"/>
      <w:del w:id="228" w:author="Cheng, Matt" w:date="2021-08-22T20:21:00Z">
        <w:r w:rsidR="00B16370" w:rsidRPr="00D37B11" w:rsidDel="00CB5793">
          <w:rPr>
            <w:rStyle w:val="CommentReference"/>
            <w:rFonts w:ascii="Arial" w:eastAsia="Arial" w:hAnsi="Arial" w:cs="Arial"/>
            <w:sz w:val="24"/>
            <w:szCs w:val="24"/>
            <w:lang w:val="en"/>
            <w:rPrChange w:id="229" w:author="Cheng, Matt" w:date="2021-08-24T22:59:00Z">
              <w:rPr>
                <w:rStyle w:val="CommentReference"/>
                <w:rFonts w:ascii="Arial" w:eastAsia="Arial" w:hAnsi="Arial" w:cs="Arial"/>
                <w:lang w:val="en"/>
              </w:rPr>
            </w:rPrChange>
          </w:rPr>
          <w:commentReference w:id="227"/>
        </w:r>
      </w:del>
      <w:ins w:id="230" w:author="Author" w:date="2021-07-26T19:33:00Z">
        <w:del w:id="231" w:author="Cheng, Matt" w:date="2021-08-22T20:21:00Z">
          <w:r w:rsidR="00D23048" w:rsidRPr="00D37B11" w:rsidDel="00CB5793">
            <w:delText>; Milner et al. 2003)</w:delText>
          </w:r>
        </w:del>
      </w:ins>
      <w:ins w:id="232" w:author="Author" w:date="2021-07-26T19:28:00Z">
        <w:del w:id="233" w:author="Cheng, Matt" w:date="2021-08-22T20:21:00Z">
          <w:r w:rsidR="00654F2C" w:rsidRPr="00D37B11" w:rsidDel="00CB5793">
            <w:delText xml:space="preserve">, </w:delText>
          </w:r>
        </w:del>
      </w:ins>
      <w:ins w:id="234" w:author="Author" w:date="2021-07-26T19:37:00Z">
        <w:del w:id="235" w:author="Cheng, Matt" w:date="2021-08-22T20:21:00Z">
          <w:r w:rsidR="005976F1" w:rsidRPr="00D37B11" w:rsidDel="00CB5793">
            <w:delText>where</w:delText>
          </w:r>
        </w:del>
      </w:ins>
      <w:ins w:id="236" w:author="Author" w:date="2021-07-26T19:19:00Z">
        <w:del w:id="237" w:author="Cheng, Matt" w:date="2021-08-22T20:21:00Z">
          <w:r w:rsidR="002205A8" w:rsidRPr="00D37B11" w:rsidDel="00CB5793">
            <w:delText xml:space="preserve"> </w:delText>
          </w:r>
        </w:del>
      </w:ins>
      <w:ins w:id="238" w:author="Author" w:date="2021-07-26T19:20:00Z">
        <w:del w:id="239" w:author="Cheng, Matt" w:date="2021-08-22T20:21:00Z">
          <w:r w:rsidR="002205A8" w:rsidRPr="00D37B11" w:rsidDel="00CB5793">
            <w:delText xml:space="preserve">a positive correlation exists between the number of </w:delText>
          </w:r>
        </w:del>
      </w:ins>
      <w:ins w:id="240" w:author="Author" w:date="2021-07-26T19:37:00Z">
        <w:del w:id="241" w:author="Cheng, Matt" w:date="2021-08-22T20:21:00Z">
          <w:r w:rsidR="005976F1" w:rsidRPr="00D37B11" w:rsidDel="00CB5793">
            <w:delText xml:space="preserve">outmigrant </w:delText>
          </w:r>
        </w:del>
      </w:ins>
      <w:ins w:id="242" w:author="Author" w:date="2021-07-26T19:20:00Z">
        <w:del w:id="243" w:author="Cheng, Matt" w:date="2021-08-22T20:21:00Z">
          <w:r w:rsidR="002205A8" w:rsidRPr="00D37B11" w:rsidDel="00CB5793">
            <w:delText>s</w:delText>
          </w:r>
        </w:del>
      </w:ins>
      <w:ins w:id="244" w:author="Author" w:date="2021-07-26T19:21:00Z">
        <w:del w:id="245" w:author="Cheng, Matt" w:date="2021-08-22T20:21:00Z">
          <w:r w:rsidR="002205A8" w:rsidRPr="00D37B11" w:rsidDel="00CB5793">
            <w:delText xml:space="preserve">molts and the number of returning </w:delText>
          </w:r>
        </w:del>
      </w:ins>
      <w:ins w:id="246" w:author="Author" w:date="2021-07-26T19:36:00Z">
        <w:del w:id="247" w:author="Cheng, Matt" w:date="2021-08-22T20:21:00Z">
          <w:r w:rsidR="005976F1" w:rsidRPr="00D37B11" w:rsidDel="00CB5793">
            <w:delText xml:space="preserve">adult </w:delText>
          </w:r>
        </w:del>
      </w:ins>
      <w:ins w:id="248" w:author="Author" w:date="2021-07-26T19:22:00Z">
        <w:del w:id="249" w:author="Cheng, Matt" w:date="2021-08-22T20:21:00Z">
          <w:r w:rsidR="002205A8" w:rsidRPr="00D37B11" w:rsidDel="00CB5793">
            <w:delText>spawners</w:delText>
          </w:r>
        </w:del>
      </w:ins>
      <w:ins w:id="250" w:author="Author" w:date="2021-07-26T19:21:00Z">
        <w:del w:id="251" w:author="Cheng, Matt" w:date="2021-08-22T20:21:00Z">
          <w:r w:rsidR="002205A8" w:rsidRPr="00D37B11" w:rsidDel="00CB5793">
            <w:delText xml:space="preserve"> (</w:delText>
          </w:r>
        </w:del>
      </w:ins>
      <w:commentRangeStart w:id="252"/>
      <w:ins w:id="253" w:author="Author" w:date="2021-07-26T19:33:00Z">
        <w:del w:id="254" w:author="Cheng, Matt" w:date="2021-08-22T20:21:00Z">
          <w:r w:rsidR="00D23048" w:rsidRPr="00D37B11" w:rsidDel="00CB5793">
            <w:delText>Jonsson et al. 1998</w:delText>
          </w:r>
        </w:del>
      </w:ins>
      <w:del w:id="255" w:author="Cheng, Matt" w:date="2021-08-22T20:21:00Z">
        <w:r w:rsidR="0039663A" w:rsidRPr="00D37B11" w:rsidDel="00CB5793">
          <w:delText xml:space="preserve">). </w:delText>
        </w:r>
        <w:commentRangeEnd w:id="252"/>
        <w:r w:rsidR="00270303" w:rsidRPr="00D37B11" w:rsidDel="00CB5793">
          <w:rPr>
            <w:rStyle w:val="CommentReference"/>
            <w:rFonts w:ascii="Arial" w:eastAsia="Arial" w:hAnsi="Arial" w:cs="Arial"/>
            <w:sz w:val="24"/>
            <w:szCs w:val="24"/>
            <w:lang w:val="en"/>
            <w:rPrChange w:id="256" w:author="Cheng, Matt" w:date="2021-08-24T22:59:00Z">
              <w:rPr>
                <w:rStyle w:val="CommentReference"/>
                <w:rFonts w:ascii="Arial" w:eastAsia="Arial" w:hAnsi="Arial" w:cs="Arial"/>
                <w:lang w:val="en"/>
              </w:rPr>
            </w:rPrChange>
          </w:rPr>
          <w:commentReference w:id="252"/>
        </w:r>
      </w:del>
      <w:del w:id="257" w:author="Cheng, Matt" w:date="2021-08-28T20:25:00Z">
        <w:r w:rsidR="00B63F5A" w:rsidRPr="00D37B11" w:rsidDel="00CB62EF">
          <w:delText>Consequently</w:delText>
        </w:r>
      </w:del>
      <w:del w:id="258" w:author="Cheng, Matt" w:date="2021-08-28T20:27:00Z">
        <w:r w:rsidR="00B63F5A" w:rsidRPr="00D37B11" w:rsidDel="00763F5B">
          <w:delText xml:space="preserve">, the success of the smolt life stage is integral in maintaining healthy and productive salmon populations. </w:delText>
        </w:r>
      </w:del>
    </w:p>
    <w:p w14:paraId="18A96C81" w14:textId="3405B4F7" w:rsidR="00740254" w:rsidRPr="00D37B11" w:rsidRDefault="00740254" w:rsidP="00E71425">
      <w:pPr>
        <w:spacing w:line="480" w:lineRule="auto"/>
        <w:rPr>
          <w:color w:val="202122"/>
        </w:rPr>
      </w:pPr>
      <w:r w:rsidRPr="00D37B11">
        <w:tab/>
        <w:t xml:space="preserve">As smolts begin their downstream migration towards the ocean, they </w:t>
      </w:r>
      <w:r w:rsidRPr="00D37B11">
        <w:rPr>
          <w:color w:val="202122"/>
          <w:highlight w:val="white"/>
        </w:rPr>
        <w:t>face predation from piscivorous fishes</w:t>
      </w:r>
      <w:r w:rsidR="004D39DF" w:rsidRPr="00D37B11">
        <w:rPr>
          <w:color w:val="202122"/>
          <w:highlight w:val="white"/>
        </w:rPr>
        <w:t xml:space="preserve">, </w:t>
      </w:r>
      <w:r w:rsidRPr="00D37B11">
        <w:rPr>
          <w:color w:val="202122"/>
          <w:highlight w:val="white"/>
        </w:rPr>
        <w:t>avian predators</w:t>
      </w:r>
      <w:r w:rsidR="004D39DF" w:rsidRPr="00D37B11">
        <w:rPr>
          <w:color w:val="202122"/>
          <w:highlight w:val="white"/>
        </w:rPr>
        <w:t>, and mammals such as otters and minks</w:t>
      </w:r>
      <w:r w:rsidRPr="00D37B11">
        <w:rPr>
          <w:color w:val="202122"/>
          <w:highlight w:val="white"/>
        </w:rPr>
        <w:t xml:space="preserve"> (</w:t>
      </w:r>
      <w:proofErr w:type="spellStart"/>
      <w:r w:rsidRPr="00D37B11">
        <w:rPr>
          <w:color w:val="202124"/>
          <w:highlight w:val="white"/>
        </w:rPr>
        <w:t>Beamesderfer</w:t>
      </w:r>
      <w:proofErr w:type="spellEnd"/>
      <w:r w:rsidRPr="00D37B11">
        <w:rPr>
          <w:color w:val="202124"/>
          <w:highlight w:val="white"/>
        </w:rPr>
        <w:t xml:space="preserve"> et al. 1996;</w:t>
      </w:r>
      <w:r w:rsidR="004D39DF" w:rsidRPr="00D37B11">
        <w:rPr>
          <w:color w:val="202124"/>
          <w:highlight w:val="white"/>
        </w:rPr>
        <w:t xml:space="preserve"> </w:t>
      </w:r>
      <w:r w:rsidR="00BE5DD3" w:rsidRPr="00D37B11">
        <w:rPr>
          <w:color w:val="202124"/>
          <w:highlight w:val="white"/>
        </w:rPr>
        <w:t xml:space="preserve">Blackwell and </w:t>
      </w:r>
      <w:proofErr w:type="spellStart"/>
      <w:r w:rsidR="00BE5DD3" w:rsidRPr="00D37B11">
        <w:rPr>
          <w:color w:val="202124"/>
          <w:highlight w:val="white"/>
        </w:rPr>
        <w:t>Juanes</w:t>
      </w:r>
      <w:proofErr w:type="spellEnd"/>
      <w:r w:rsidR="00BE5DD3" w:rsidRPr="00D37B11">
        <w:rPr>
          <w:color w:val="202124"/>
          <w:highlight w:val="white"/>
        </w:rPr>
        <w:t xml:space="preserve"> 1998; </w:t>
      </w:r>
      <w:proofErr w:type="spellStart"/>
      <w:r w:rsidR="005C6890" w:rsidRPr="00D37B11">
        <w:rPr>
          <w:color w:val="202124"/>
          <w:highlight w:val="white"/>
        </w:rPr>
        <w:t>Flávio</w:t>
      </w:r>
      <w:proofErr w:type="spellEnd"/>
      <w:r w:rsidR="005C6890" w:rsidRPr="00D37B11">
        <w:rPr>
          <w:color w:val="202124"/>
          <w:highlight w:val="white"/>
        </w:rPr>
        <w:t xml:space="preserve"> et al. 2020; </w:t>
      </w:r>
      <w:proofErr w:type="spellStart"/>
      <w:r w:rsidR="004D39DF" w:rsidRPr="00D37B11">
        <w:rPr>
          <w:color w:val="202124"/>
          <w:highlight w:val="white"/>
        </w:rPr>
        <w:t>Furey</w:t>
      </w:r>
      <w:proofErr w:type="spellEnd"/>
      <w:r w:rsidR="004D39DF" w:rsidRPr="00D37B11">
        <w:rPr>
          <w:color w:val="202124"/>
          <w:highlight w:val="white"/>
        </w:rPr>
        <w:t xml:space="preserve"> et al. 201</w:t>
      </w:r>
      <w:r w:rsidR="00492709" w:rsidRPr="00D37B11">
        <w:rPr>
          <w:color w:val="202124"/>
          <w:highlight w:val="white"/>
        </w:rPr>
        <w:t>5</w:t>
      </w:r>
      <w:r w:rsidR="004D39DF" w:rsidRPr="00D37B11">
        <w:rPr>
          <w:color w:val="202124"/>
          <w:highlight w:val="white"/>
        </w:rPr>
        <w:t>;</w:t>
      </w:r>
      <w:r w:rsidRPr="00D37B11">
        <w:rPr>
          <w:color w:val="202124"/>
          <w:highlight w:val="white"/>
        </w:rPr>
        <w:t xml:space="preserve"> </w:t>
      </w:r>
      <w:proofErr w:type="spellStart"/>
      <w:r w:rsidRPr="00D37B11">
        <w:rPr>
          <w:color w:val="202124"/>
          <w:highlight w:val="white"/>
        </w:rPr>
        <w:t>Osterback</w:t>
      </w:r>
      <w:proofErr w:type="spellEnd"/>
      <w:r w:rsidRPr="00D37B11">
        <w:rPr>
          <w:color w:val="202124"/>
          <w:highlight w:val="white"/>
        </w:rPr>
        <w:t xml:space="preserve"> et al. 2013)</w:t>
      </w:r>
      <w:r w:rsidR="005C6890" w:rsidRPr="00D37B11">
        <w:rPr>
          <w:color w:val="202124"/>
        </w:rPr>
        <w:t xml:space="preserve">. </w:t>
      </w:r>
      <w:r w:rsidR="00E66FFD" w:rsidRPr="00D37B11">
        <w:rPr>
          <w:color w:val="202124"/>
        </w:rPr>
        <w:t xml:space="preserve">As a result, </w:t>
      </w:r>
      <w:r w:rsidR="00492709" w:rsidRPr="00D37B11">
        <w:t xml:space="preserve">smolts exhibit a variety of adaptations to </w:t>
      </w:r>
      <w:r w:rsidR="00AA53F7" w:rsidRPr="00D37B11">
        <w:t>presumably reduce predation risk</w:t>
      </w:r>
      <w:r w:rsidR="00492709" w:rsidRPr="00D37B11">
        <w:t xml:space="preserve">. </w:t>
      </w:r>
      <w:r w:rsidR="00CD345B" w:rsidRPr="00D37B11">
        <w:t xml:space="preserve">For instance, </w:t>
      </w:r>
      <w:r w:rsidR="00AA53F7" w:rsidRPr="00D37B11">
        <w:t xml:space="preserve">both </w:t>
      </w:r>
      <w:del w:id="259" w:author="Cheng, Matt" w:date="2021-08-22T12:13:00Z">
        <w:r w:rsidR="00AA53F7" w:rsidRPr="00D37B11" w:rsidDel="00A63F8E">
          <w:delText>Sockeye Salmon</w:delText>
        </w:r>
      </w:del>
      <w:ins w:id="260" w:author="Cheng, Matt" w:date="2021-08-22T12:13:00Z">
        <w:r w:rsidR="00A63F8E" w:rsidRPr="00D37B11">
          <w:t>Sockeye Salmon</w:t>
        </w:r>
      </w:ins>
      <w:r w:rsidR="00AA53F7" w:rsidRPr="00D37B11">
        <w:t xml:space="preserve"> </w:t>
      </w:r>
      <w:r w:rsidR="00AA53F7" w:rsidRPr="00D37B11">
        <w:rPr>
          <w:color w:val="202122"/>
        </w:rPr>
        <w:t>(</w:t>
      </w:r>
      <w:r w:rsidR="00AA53F7" w:rsidRPr="00D37B11">
        <w:rPr>
          <w:i/>
          <w:iCs/>
          <w:color w:val="202122"/>
        </w:rPr>
        <w:t xml:space="preserve">Oncorhynchus </w:t>
      </w:r>
      <w:proofErr w:type="spellStart"/>
      <w:r w:rsidR="00AA53F7" w:rsidRPr="00D37B11">
        <w:rPr>
          <w:i/>
          <w:iCs/>
          <w:color w:val="202122"/>
        </w:rPr>
        <w:t>nerka</w:t>
      </w:r>
      <w:proofErr w:type="spellEnd"/>
      <w:r w:rsidR="00AA53F7" w:rsidRPr="00D37B11">
        <w:rPr>
          <w:color w:val="202122"/>
        </w:rPr>
        <w:t xml:space="preserve">) </w:t>
      </w:r>
      <w:r w:rsidR="00665675" w:rsidRPr="00D37B11">
        <w:rPr>
          <w:color w:val="202122"/>
        </w:rPr>
        <w:t xml:space="preserve">and </w:t>
      </w:r>
      <w:r w:rsidR="002C32B2" w:rsidRPr="00D37B11">
        <w:rPr>
          <w:color w:val="202122"/>
          <w:highlight w:val="white"/>
        </w:rPr>
        <w:t xml:space="preserve">Atlantic </w:t>
      </w:r>
      <w:r w:rsidR="00861808" w:rsidRPr="00D37B11">
        <w:rPr>
          <w:color w:val="202122"/>
          <w:highlight w:val="white"/>
        </w:rPr>
        <w:t>Salmon (</w:t>
      </w:r>
      <w:r w:rsidR="00861808" w:rsidRPr="00D37B11">
        <w:rPr>
          <w:i/>
          <w:iCs/>
          <w:color w:val="202122"/>
          <w:highlight w:val="white"/>
        </w:rPr>
        <w:t xml:space="preserve">Salmo </w:t>
      </w:r>
      <w:proofErr w:type="spellStart"/>
      <w:r w:rsidR="00861808" w:rsidRPr="00D37B11">
        <w:rPr>
          <w:i/>
          <w:iCs/>
          <w:color w:val="202122"/>
          <w:highlight w:val="white"/>
        </w:rPr>
        <w:t>salar</w:t>
      </w:r>
      <w:proofErr w:type="spellEnd"/>
      <w:r w:rsidR="00665675" w:rsidRPr="00D37B11">
        <w:rPr>
          <w:color w:val="202122"/>
          <w:highlight w:val="white"/>
        </w:rPr>
        <w:t>,</w:t>
      </w:r>
      <w:r w:rsidR="002C32B2" w:rsidRPr="00D37B11">
        <w:rPr>
          <w:color w:val="202122"/>
          <w:highlight w:val="white"/>
        </w:rPr>
        <w:t xml:space="preserve"> </w:t>
      </w:r>
      <w:r w:rsidR="00BC5A3D" w:rsidRPr="00D37B11">
        <w:rPr>
          <w:color w:val="202122"/>
          <w:highlight w:val="white"/>
        </w:rPr>
        <w:t>that also undertake seaward migrations</w:t>
      </w:r>
      <w:r w:rsidR="00665675" w:rsidRPr="00D37B11">
        <w:rPr>
          <w:color w:val="202122"/>
          <w:highlight w:val="white"/>
        </w:rPr>
        <w:t>)</w:t>
      </w:r>
      <w:r w:rsidR="00BC5A3D" w:rsidRPr="00D37B11">
        <w:rPr>
          <w:color w:val="202122"/>
          <w:highlight w:val="white"/>
        </w:rPr>
        <w:t xml:space="preserve"> </w:t>
      </w:r>
      <w:r w:rsidR="002C32B2" w:rsidRPr="00D37B11">
        <w:rPr>
          <w:color w:val="202122"/>
          <w:highlight w:val="white"/>
        </w:rPr>
        <w:t>smolts</w:t>
      </w:r>
      <w:r w:rsidR="00665675" w:rsidRPr="00D37B11">
        <w:rPr>
          <w:color w:val="202122"/>
          <w:highlight w:val="white"/>
        </w:rPr>
        <w:t xml:space="preserve"> migrate nocturnally</w:t>
      </w:r>
      <w:r w:rsidR="002C32B2" w:rsidRPr="00D37B11">
        <w:rPr>
          <w:color w:val="202122"/>
          <w:highlight w:val="white"/>
        </w:rPr>
        <w:t xml:space="preserve"> (</w:t>
      </w:r>
      <w:r w:rsidR="009E468F" w:rsidRPr="00D37B11">
        <w:rPr>
          <w:color w:val="202122"/>
          <w:highlight w:val="white"/>
        </w:rPr>
        <w:t xml:space="preserve">Clark et al. 2016; </w:t>
      </w:r>
      <w:proofErr w:type="spellStart"/>
      <w:r w:rsidR="009E468F" w:rsidRPr="00D37B11">
        <w:rPr>
          <w:color w:val="202122"/>
          <w:highlight w:val="white"/>
        </w:rPr>
        <w:t>Furey</w:t>
      </w:r>
      <w:proofErr w:type="spellEnd"/>
      <w:r w:rsidR="009E468F" w:rsidRPr="00D37B11">
        <w:rPr>
          <w:color w:val="202122"/>
          <w:highlight w:val="white"/>
        </w:rPr>
        <w:t xml:space="preserve"> et al. </w:t>
      </w:r>
      <w:r w:rsidR="009E468F" w:rsidRPr="00D37B11">
        <w:rPr>
          <w:color w:val="202122"/>
          <w:highlight w:val="white"/>
        </w:rPr>
        <w:lastRenderedPageBreak/>
        <w:t xml:space="preserve">2016; </w:t>
      </w:r>
      <w:proofErr w:type="spellStart"/>
      <w:r w:rsidR="002C32B2" w:rsidRPr="00D37B11">
        <w:rPr>
          <w:color w:val="202122"/>
          <w:highlight w:val="white"/>
        </w:rPr>
        <w:t>Flávio</w:t>
      </w:r>
      <w:proofErr w:type="spellEnd"/>
      <w:r w:rsidR="002C32B2" w:rsidRPr="00D37B11">
        <w:rPr>
          <w:color w:val="202122"/>
          <w:highlight w:val="white"/>
        </w:rPr>
        <w:t xml:space="preserve"> et al. 2020; </w:t>
      </w:r>
      <w:r w:rsidR="002C32B2" w:rsidRPr="00D37B11">
        <w:rPr>
          <w:color w:val="202124"/>
          <w:highlight w:val="white"/>
        </w:rPr>
        <w:t>Ibbotson et al. 2006; Ibbotson et al. 2011)</w:t>
      </w:r>
      <w:r w:rsidR="002C32B2" w:rsidRPr="00D37B11">
        <w:rPr>
          <w:color w:val="202122"/>
          <w:highlight w:val="white"/>
        </w:rPr>
        <w:t>.</w:t>
      </w:r>
      <w:r w:rsidR="00CD345B" w:rsidRPr="00D37B11">
        <w:rPr>
          <w:color w:val="202122"/>
        </w:rPr>
        <w:t xml:space="preserve"> </w:t>
      </w:r>
      <w:r w:rsidR="00BE04BC" w:rsidRPr="00D37B11">
        <w:rPr>
          <w:color w:val="202122"/>
        </w:rPr>
        <w:t xml:space="preserve"> Furthermore, smolts can synchronize their migrations to find safety in numbers or “swamp” predators </w:t>
      </w:r>
      <w:r w:rsidR="00F54FAF" w:rsidRPr="00D37B11">
        <w:rPr>
          <w:color w:val="202122"/>
          <w:highlight w:val="white"/>
        </w:rPr>
        <w:t>(</w:t>
      </w:r>
      <w:proofErr w:type="spellStart"/>
      <w:r w:rsidR="00F54FAF" w:rsidRPr="00D37B11">
        <w:rPr>
          <w:color w:val="202122"/>
          <w:highlight w:val="white"/>
        </w:rPr>
        <w:t>Furey</w:t>
      </w:r>
      <w:proofErr w:type="spellEnd"/>
      <w:r w:rsidR="00F54FAF" w:rsidRPr="00D37B11">
        <w:rPr>
          <w:color w:val="202122"/>
          <w:highlight w:val="white"/>
        </w:rPr>
        <w:t xml:space="preserve"> et al. 2016a; </w:t>
      </w:r>
      <w:proofErr w:type="spellStart"/>
      <w:r w:rsidR="00F54FAF" w:rsidRPr="00D37B11">
        <w:rPr>
          <w:color w:val="202122"/>
          <w:highlight w:val="white"/>
        </w:rPr>
        <w:t>Furey</w:t>
      </w:r>
      <w:proofErr w:type="spellEnd"/>
      <w:r w:rsidR="00F54FAF" w:rsidRPr="00D37B11">
        <w:rPr>
          <w:color w:val="202122"/>
          <w:highlight w:val="white"/>
        </w:rPr>
        <w:t xml:space="preserve"> et al. 2021b).</w:t>
      </w:r>
      <w:r w:rsidR="002A1500" w:rsidRPr="00D37B11">
        <w:rPr>
          <w:color w:val="202122"/>
        </w:rPr>
        <w:t xml:space="preserve"> However, it’s less studied how densities of migrating smolts could impact the foraging behavior of </w:t>
      </w:r>
      <w:proofErr w:type="gramStart"/>
      <w:r w:rsidR="002A1500" w:rsidRPr="00D37B11">
        <w:rPr>
          <w:color w:val="202122"/>
        </w:rPr>
        <w:t>predators</w:t>
      </w:r>
      <w:proofErr w:type="gramEnd"/>
      <w:r w:rsidR="002A1500" w:rsidRPr="00D37B11">
        <w:rPr>
          <w:color w:val="202122"/>
        </w:rPr>
        <w:t xml:space="preserve"> present. </w:t>
      </w:r>
    </w:p>
    <w:p w14:paraId="4877CCAC" w14:textId="2F62C11F" w:rsidR="00E91D7D" w:rsidRPr="00D37B11" w:rsidRDefault="001B6364" w:rsidP="00E71425">
      <w:pPr>
        <w:spacing w:line="480" w:lineRule="auto"/>
        <w:rPr>
          <w:color w:val="202122"/>
          <w:highlight w:val="white"/>
          <w:rPrChange w:id="261" w:author="Cheng, Matt" w:date="2021-08-24T22:59:00Z">
            <w:rPr>
              <w:color w:val="202122"/>
            </w:rPr>
          </w:rPrChange>
        </w:rPr>
      </w:pPr>
      <w:r w:rsidRPr="00D37B11">
        <w:rPr>
          <w:color w:val="202122"/>
        </w:rPr>
        <w:tab/>
      </w:r>
      <w:commentRangeStart w:id="262"/>
      <w:proofErr w:type="spellStart"/>
      <w:r w:rsidR="00276545" w:rsidRPr="00D37B11">
        <w:rPr>
          <w:color w:val="202122"/>
        </w:rPr>
        <w:t>Chilko</w:t>
      </w:r>
      <w:proofErr w:type="spellEnd"/>
      <w:r w:rsidR="00276545" w:rsidRPr="00D37B11">
        <w:rPr>
          <w:color w:val="202122"/>
        </w:rPr>
        <w:t xml:space="preserve"> Lake</w:t>
      </w:r>
      <w:commentRangeEnd w:id="262"/>
      <w:r w:rsidR="00AA552D" w:rsidRPr="00D37B11">
        <w:rPr>
          <w:rStyle w:val="CommentReference"/>
          <w:rFonts w:ascii="Arial" w:eastAsia="Arial" w:hAnsi="Arial" w:cs="Arial"/>
          <w:sz w:val="24"/>
          <w:szCs w:val="24"/>
          <w:lang w:val="en"/>
          <w:rPrChange w:id="263" w:author="Cheng, Matt" w:date="2021-08-24T22:59:00Z">
            <w:rPr>
              <w:rStyle w:val="CommentReference"/>
              <w:rFonts w:ascii="Arial" w:eastAsia="Arial" w:hAnsi="Arial" w:cs="Arial"/>
              <w:lang w:val="en"/>
            </w:rPr>
          </w:rPrChange>
        </w:rPr>
        <w:commentReference w:id="262"/>
      </w:r>
      <w:r w:rsidR="002A1500" w:rsidRPr="00D37B11">
        <w:rPr>
          <w:color w:val="202122"/>
        </w:rPr>
        <w:t>, British Columbia, is home to one of</w:t>
      </w:r>
      <w:r w:rsidR="00276545" w:rsidRPr="00D37B11">
        <w:rPr>
          <w:color w:val="202122"/>
          <w:highlight w:val="white"/>
        </w:rPr>
        <w:t xml:space="preserve"> the largest populations of </w:t>
      </w:r>
      <w:del w:id="264" w:author="Cheng, Matt" w:date="2021-08-22T12:13:00Z">
        <w:r w:rsidR="00276545" w:rsidRPr="00D37B11" w:rsidDel="00A63F8E">
          <w:rPr>
            <w:color w:val="202122"/>
            <w:highlight w:val="white"/>
          </w:rPr>
          <w:delText>sockeye salmon</w:delText>
        </w:r>
      </w:del>
      <w:ins w:id="265" w:author="Cheng, Matt" w:date="2021-08-22T12:13:00Z">
        <w:r w:rsidR="00A63F8E" w:rsidRPr="00D37B11">
          <w:rPr>
            <w:color w:val="202122"/>
            <w:highlight w:val="white"/>
          </w:rPr>
          <w:t>Sockeye Salmon</w:t>
        </w:r>
      </w:ins>
      <w:r w:rsidR="00276545" w:rsidRPr="00D37B11">
        <w:rPr>
          <w:color w:val="202122"/>
          <w:highlight w:val="white"/>
        </w:rPr>
        <w:t xml:space="preserve"> in Canada, and </w:t>
      </w:r>
      <w:r w:rsidR="006C6E38" w:rsidRPr="00D37B11">
        <w:rPr>
          <w:color w:val="202122"/>
          <w:highlight w:val="white"/>
        </w:rPr>
        <w:t>consequently</w:t>
      </w:r>
      <w:r w:rsidR="0061456B" w:rsidRPr="00D37B11">
        <w:rPr>
          <w:color w:val="202122"/>
          <w:highlight w:val="white"/>
        </w:rPr>
        <w:t xml:space="preserve"> this population is</w:t>
      </w:r>
      <w:ins w:id="266" w:author="Cheng, Matt" w:date="2021-08-24T21:30:00Z">
        <w:r w:rsidR="00B43B7C" w:rsidRPr="00D37B11">
          <w:rPr>
            <w:color w:val="202122"/>
            <w:highlight w:val="white"/>
          </w:rPr>
          <w:t xml:space="preserve"> intensively studied </w:t>
        </w:r>
        <w:commentRangeStart w:id="267"/>
        <w:commentRangeEnd w:id="267"/>
        <w:r w:rsidR="00B43B7C" w:rsidRPr="00D37B11">
          <w:rPr>
            <w:rStyle w:val="CommentReference"/>
            <w:rFonts w:ascii="Arial" w:eastAsia="Arial" w:hAnsi="Arial" w:cs="Arial"/>
            <w:sz w:val="24"/>
            <w:szCs w:val="24"/>
            <w:lang w:val="en"/>
            <w:rPrChange w:id="268" w:author="Cheng, Matt" w:date="2021-08-24T22:59:00Z">
              <w:rPr>
                <w:rStyle w:val="CommentReference"/>
                <w:rFonts w:ascii="Arial" w:eastAsia="Arial" w:hAnsi="Arial" w:cs="Arial"/>
                <w:lang w:val="en"/>
              </w:rPr>
            </w:rPrChange>
          </w:rPr>
          <w:commentReference w:id="267"/>
        </w:r>
      </w:ins>
      <w:del w:id="269" w:author="Cheng, Matt" w:date="2021-08-24T21:30:00Z">
        <w:r w:rsidR="0061456B" w:rsidRPr="00D37B11" w:rsidDel="001027FA">
          <w:rPr>
            <w:color w:val="202122"/>
            <w:highlight w:val="white"/>
          </w:rPr>
          <w:delText xml:space="preserve"> </w:delText>
        </w:r>
      </w:del>
      <w:ins w:id="270" w:author="Cheng, Matt" w:date="2021-08-24T21:30:00Z">
        <w:r w:rsidR="00B43B7C" w:rsidRPr="00D37B11">
          <w:rPr>
            <w:color w:val="202122"/>
            <w:highlight w:val="white"/>
          </w:rPr>
          <w:t xml:space="preserve">and is </w:t>
        </w:r>
      </w:ins>
      <w:r w:rsidR="0061456B" w:rsidRPr="00D37B11">
        <w:rPr>
          <w:color w:val="202122"/>
          <w:highlight w:val="white"/>
        </w:rPr>
        <w:t xml:space="preserve">used as an indicator of </w:t>
      </w:r>
      <w:del w:id="271" w:author="Cheng, Matt" w:date="2021-08-22T12:13:00Z">
        <w:r w:rsidR="0061456B" w:rsidRPr="00D37B11" w:rsidDel="00A63F8E">
          <w:rPr>
            <w:color w:val="202122"/>
            <w:highlight w:val="white"/>
          </w:rPr>
          <w:delText>sockeye</w:delText>
        </w:r>
        <w:r w:rsidR="00276545" w:rsidRPr="00D37B11" w:rsidDel="00A63F8E">
          <w:rPr>
            <w:color w:val="202122"/>
            <w:highlight w:val="white"/>
          </w:rPr>
          <w:delText xml:space="preserve"> salmon</w:delText>
        </w:r>
      </w:del>
      <w:ins w:id="272" w:author="Cheng, Matt" w:date="2021-08-22T12:13:00Z">
        <w:r w:rsidR="00A63F8E" w:rsidRPr="00D37B11">
          <w:rPr>
            <w:color w:val="202122"/>
            <w:highlight w:val="white"/>
          </w:rPr>
          <w:t>Sockeye Salmon</w:t>
        </w:r>
      </w:ins>
      <w:r w:rsidR="00276545" w:rsidRPr="00D37B11">
        <w:rPr>
          <w:color w:val="202122"/>
          <w:highlight w:val="white"/>
        </w:rPr>
        <w:t xml:space="preserve"> </w:t>
      </w:r>
      <w:r w:rsidR="0061456B" w:rsidRPr="00D37B11">
        <w:rPr>
          <w:color w:val="202122"/>
          <w:highlight w:val="white"/>
        </w:rPr>
        <w:t xml:space="preserve">for the entire Fraser River watershed </w:t>
      </w:r>
      <w:r w:rsidR="00276545" w:rsidRPr="00D37B11">
        <w:rPr>
          <w:color w:val="202122"/>
          <w:highlight w:val="white"/>
        </w:rPr>
        <w:t xml:space="preserve">(Bradford et al. 2000; Irvine and Akenhead 2013). </w:t>
      </w:r>
      <w:r w:rsidR="00D75EEE" w:rsidRPr="00D37B11">
        <w:rPr>
          <w:color w:val="202122"/>
          <w:highlight w:val="white"/>
        </w:rPr>
        <w:t>Each spring</w:t>
      </w:r>
      <w:r w:rsidR="008C6BA8" w:rsidRPr="00D37B11">
        <w:rPr>
          <w:color w:val="202122"/>
          <w:highlight w:val="white"/>
        </w:rPr>
        <w:t xml:space="preserve"> 10 - 40 million </w:t>
      </w:r>
      <w:del w:id="273" w:author="Cheng, Matt" w:date="2021-08-22T12:13:00Z">
        <w:r w:rsidR="00D75EEE" w:rsidRPr="00D37B11" w:rsidDel="00A63F8E">
          <w:rPr>
            <w:color w:val="202122"/>
            <w:highlight w:val="white"/>
          </w:rPr>
          <w:delText>Sockeye Salmon</w:delText>
        </w:r>
      </w:del>
      <w:ins w:id="274" w:author="Cheng, Matt" w:date="2021-08-22T12:13:00Z">
        <w:r w:rsidR="00A63F8E" w:rsidRPr="00D37B11">
          <w:rPr>
            <w:color w:val="202122"/>
            <w:highlight w:val="white"/>
          </w:rPr>
          <w:t>Sockeye Salmon</w:t>
        </w:r>
      </w:ins>
      <w:r w:rsidR="00D75EEE" w:rsidRPr="00D37B11">
        <w:rPr>
          <w:color w:val="202122"/>
          <w:highlight w:val="white"/>
        </w:rPr>
        <w:t xml:space="preserve"> </w:t>
      </w:r>
      <w:r w:rsidR="008C6BA8" w:rsidRPr="00D37B11">
        <w:rPr>
          <w:color w:val="202122"/>
          <w:highlight w:val="white"/>
        </w:rPr>
        <w:t>smolts (~9</w:t>
      </w:r>
      <w:ins w:id="275" w:author="Nathan Furey" w:date="2021-08-20T07:24:00Z">
        <w:r w:rsidR="00D75EEE" w:rsidRPr="00D37B11">
          <w:rPr>
            <w:color w:val="202122"/>
            <w:highlight w:val="white"/>
          </w:rPr>
          <w:t>6</w:t>
        </w:r>
      </w:ins>
      <w:r w:rsidR="008C6BA8" w:rsidRPr="00D37B11">
        <w:rPr>
          <w:color w:val="202122"/>
          <w:highlight w:val="white"/>
        </w:rPr>
        <w:t xml:space="preserve">% age-1 smolts, </w:t>
      </w:r>
      <w:r w:rsidR="00D75EEE" w:rsidRPr="00D37B11">
        <w:rPr>
          <w:color w:val="202122"/>
          <w:highlight w:val="white"/>
        </w:rPr>
        <w:t>~4</w:t>
      </w:r>
      <w:r w:rsidR="008C6BA8" w:rsidRPr="00D37B11">
        <w:rPr>
          <w:color w:val="202122"/>
          <w:highlight w:val="white"/>
        </w:rPr>
        <w:t xml:space="preserve">% age-2 smolts; Irvine and Akenhead 2013) </w:t>
      </w:r>
      <w:r w:rsidR="00D75EEE" w:rsidRPr="00D37B11">
        <w:rPr>
          <w:color w:val="202122"/>
          <w:highlight w:val="white"/>
        </w:rPr>
        <w:t>e</w:t>
      </w:r>
      <w:r w:rsidR="008C6BA8" w:rsidRPr="00D37B11">
        <w:rPr>
          <w:color w:val="202122"/>
          <w:highlight w:val="white"/>
        </w:rPr>
        <w:t xml:space="preserve">migrate from the lake </w:t>
      </w:r>
      <w:r w:rsidR="00D75EEE" w:rsidRPr="00D37B11">
        <w:rPr>
          <w:color w:val="202122"/>
          <w:highlight w:val="white"/>
        </w:rPr>
        <w:t>towards</w:t>
      </w:r>
      <w:r w:rsidR="008C6BA8" w:rsidRPr="00D37B11">
        <w:rPr>
          <w:color w:val="202122"/>
          <w:highlight w:val="white"/>
        </w:rPr>
        <w:t xml:space="preserve"> the ocean</w:t>
      </w:r>
      <w:ins w:id="276" w:author="Cheng, Matt" w:date="2021-08-24T21:27:00Z">
        <w:r w:rsidR="00401DFD" w:rsidRPr="00D37B11">
          <w:rPr>
            <w:color w:val="202122"/>
            <w:highlight w:val="white"/>
          </w:rPr>
          <w:t xml:space="preserve">. </w:t>
        </w:r>
      </w:ins>
      <w:del w:id="277" w:author="Cheng, Matt" w:date="2021-08-24T21:27:00Z">
        <w:r w:rsidR="004F46A5" w:rsidRPr="00D37B11" w:rsidDel="00401DFD">
          <w:rPr>
            <w:color w:val="202122"/>
            <w:highlight w:val="white"/>
          </w:rPr>
          <w:delText>, and these migrations have been intensively studied</w:delText>
        </w:r>
        <w:r w:rsidR="008C6BA8" w:rsidRPr="00D37B11" w:rsidDel="00401DFD">
          <w:rPr>
            <w:color w:val="202122"/>
            <w:highlight w:val="white"/>
          </w:rPr>
          <w:delText>.</w:delText>
        </w:r>
        <w:r w:rsidR="001A28BA" w:rsidRPr="00D37B11" w:rsidDel="00401DFD">
          <w:rPr>
            <w:color w:val="202122"/>
            <w:highlight w:val="white"/>
          </w:rPr>
          <w:delText xml:space="preserve"> </w:delText>
        </w:r>
      </w:del>
      <w:r w:rsidR="00273DE3" w:rsidRPr="00D37B11">
        <w:rPr>
          <w:color w:val="202122"/>
          <w:highlight w:val="white"/>
        </w:rPr>
        <w:t xml:space="preserve">Using telemetry, the initial migratory corridor, the clear, slow-moving, and pristine waters of the </w:t>
      </w:r>
      <w:proofErr w:type="spellStart"/>
      <w:r w:rsidR="00273DE3" w:rsidRPr="00D37B11">
        <w:rPr>
          <w:color w:val="202122"/>
          <w:highlight w:val="white"/>
        </w:rPr>
        <w:t>Chilko</w:t>
      </w:r>
      <w:proofErr w:type="spellEnd"/>
      <w:r w:rsidR="00273DE3" w:rsidRPr="00D37B11">
        <w:rPr>
          <w:color w:val="202122"/>
          <w:highlight w:val="white"/>
        </w:rPr>
        <w:t xml:space="preserve"> River, appear high-risk relative to the turbid waters downstream, including the Fraser River (Clark et al. 2016; </w:t>
      </w:r>
      <w:commentRangeStart w:id="278"/>
      <w:proofErr w:type="spellStart"/>
      <w:r w:rsidR="00273DE3" w:rsidRPr="00D37B11">
        <w:rPr>
          <w:color w:val="202122"/>
          <w:highlight w:val="white"/>
        </w:rPr>
        <w:t>Rechisky</w:t>
      </w:r>
      <w:proofErr w:type="spellEnd"/>
      <w:r w:rsidR="00273DE3" w:rsidRPr="00D37B11">
        <w:rPr>
          <w:color w:val="202122"/>
          <w:highlight w:val="white"/>
        </w:rPr>
        <w:t xml:space="preserve"> et al. 2020</w:t>
      </w:r>
      <w:commentRangeEnd w:id="278"/>
      <w:r w:rsidR="00E2634D" w:rsidRPr="00D37B11">
        <w:rPr>
          <w:rStyle w:val="CommentReference"/>
          <w:rFonts w:ascii="Arial" w:eastAsia="Arial" w:hAnsi="Arial" w:cs="Arial"/>
          <w:sz w:val="24"/>
          <w:szCs w:val="24"/>
          <w:lang w:val="en"/>
          <w:rPrChange w:id="279" w:author="Cheng, Matt" w:date="2021-08-24T22:59:00Z">
            <w:rPr>
              <w:rStyle w:val="CommentReference"/>
              <w:rFonts w:ascii="Arial" w:eastAsia="Arial" w:hAnsi="Arial" w:cs="Arial"/>
              <w:lang w:val="en"/>
            </w:rPr>
          </w:rPrChange>
        </w:rPr>
        <w:commentReference w:id="278"/>
      </w:r>
      <w:r w:rsidR="00273DE3" w:rsidRPr="00D37B11">
        <w:rPr>
          <w:color w:val="202122"/>
          <w:highlight w:val="white"/>
        </w:rPr>
        <w:t xml:space="preserve">). </w:t>
      </w:r>
      <w:ins w:id="280" w:author="Cheng, Matt" w:date="2021-08-24T21:33:00Z">
        <w:r w:rsidR="001027FA" w:rsidRPr="00D37B11">
          <w:rPr>
            <w:color w:val="202122"/>
            <w:highlight w:val="white"/>
          </w:rPr>
          <w:t xml:space="preserve">These high-risk areas </w:t>
        </w:r>
      </w:ins>
      <w:ins w:id="281" w:author="Cheng, Matt" w:date="2021-08-24T21:35:00Z">
        <w:r w:rsidR="00EC7205" w:rsidRPr="00D37B11">
          <w:rPr>
            <w:color w:val="202122"/>
            <w:highlight w:val="white"/>
          </w:rPr>
          <w:t xml:space="preserve">are likely attributed to </w:t>
        </w:r>
      </w:ins>
      <w:ins w:id="282" w:author="Cheng, Matt" w:date="2021-08-24T21:36:00Z">
        <w:r w:rsidR="009B7CDA" w:rsidRPr="00D37B11">
          <w:rPr>
            <w:color w:val="202122"/>
            <w:highlight w:val="white"/>
          </w:rPr>
          <w:t>by the presence of predators</w:t>
        </w:r>
      </w:ins>
      <w:ins w:id="283" w:author="Cheng, Matt" w:date="2021-08-24T21:35:00Z">
        <w:r w:rsidR="004522E7" w:rsidRPr="00D37B11">
          <w:rPr>
            <w:color w:val="202122"/>
            <w:highlight w:val="white"/>
          </w:rPr>
          <w:t xml:space="preserve"> such as </w:t>
        </w:r>
      </w:ins>
      <w:ins w:id="284" w:author="Cheng, Matt" w:date="2021-08-22T09:55:00Z">
        <w:r w:rsidR="003730E5" w:rsidRPr="00D37B11">
          <w:rPr>
            <w:color w:val="202122"/>
            <w:highlight w:val="white"/>
          </w:rPr>
          <w:t>p</w:t>
        </w:r>
      </w:ins>
      <w:del w:id="285" w:author="Cheng, Matt" w:date="2021-08-22T09:55:00Z">
        <w:r w:rsidR="00273DE3" w:rsidRPr="00D37B11" w:rsidDel="003730E5">
          <w:rPr>
            <w:color w:val="202122"/>
            <w:highlight w:val="white"/>
          </w:rPr>
          <w:delText>P</w:delText>
        </w:r>
      </w:del>
      <w:r w:rsidR="00273DE3" w:rsidRPr="00D37B11">
        <w:rPr>
          <w:color w:val="202122"/>
          <w:highlight w:val="white"/>
        </w:rPr>
        <w:t xml:space="preserve">iscivorous </w:t>
      </w:r>
      <w:del w:id="286" w:author="Cheng, Matt" w:date="2021-08-22T11:55:00Z">
        <w:r w:rsidR="00273DE3" w:rsidRPr="00D37B11" w:rsidDel="005741C5">
          <w:rPr>
            <w:color w:val="202122"/>
            <w:highlight w:val="white"/>
          </w:rPr>
          <w:delText xml:space="preserve">bull </w:delText>
        </w:r>
      </w:del>
      <w:ins w:id="287" w:author="Cheng, Matt" w:date="2021-08-22T11:55:00Z">
        <w:r w:rsidR="005741C5" w:rsidRPr="00D37B11">
          <w:rPr>
            <w:color w:val="202122"/>
            <w:highlight w:val="white"/>
          </w:rPr>
          <w:t xml:space="preserve">Bull </w:t>
        </w:r>
      </w:ins>
      <w:del w:id="288" w:author="Cheng, Matt" w:date="2021-08-22T11:55:00Z">
        <w:r w:rsidR="00273DE3" w:rsidRPr="00D37B11" w:rsidDel="005741C5">
          <w:rPr>
            <w:color w:val="202122"/>
            <w:highlight w:val="white"/>
          </w:rPr>
          <w:delText xml:space="preserve">trout </w:delText>
        </w:r>
      </w:del>
      <w:ins w:id="289" w:author="Cheng, Matt" w:date="2021-08-22T11:55:00Z">
        <w:r w:rsidR="005741C5" w:rsidRPr="00D37B11">
          <w:rPr>
            <w:color w:val="202122"/>
            <w:highlight w:val="white"/>
          </w:rPr>
          <w:t xml:space="preserve">Trout </w:t>
        </w:r>
      </w:ins>
      <w:r w:rsidR="00273DE3" w:rsidRPr="00D37B11">
        <w:rPr>
          <w:color w:val="202122"/>
          <w:highlight w:val="white"/>
        </w:rPr>
        <w:t>(</w:t>
      </w:r>
      <w:r w:rsidR="00273DE3" w:rsidRPr="00D37B11">
        <w:rPr>
          <w:i/>
          <w:color w:val="202122"/>
          <w:highlight w:val="white"/>
        </w:rPr>
        <w:t xml:space="preserve">Salvelinus </w:t>
      </w:r>
      <w:proofErr w:type="spellStart"/>
      <w:r w:rsidR="00273DE3" w:rsidRPr="00D37B11">
        <w:rPr>
          <w:i/>
          <w:color w:val="202122"/>
          <w:highlight w:val="white"/>
        </w:rPr>
        <w:t>confluentus</w:t>
      </w:r>
      <w:proofErr w:type="spellEnd"/>
      <w:r w:rsidR="00273DE3" w:rsidRPr="00D37B11">
        <w:rPr>
          <w:color w:val="202122"/>
          <w:highlight w:val="white"/>
        </w:rPr>
        <w:t>)</w:t>
      </w:r>
      <w:ins w:id="290" w:author="Cheng, Matt" w:date="2021-08-22T09:56:00Z">
        <w:r w:rsidR="007F6A28" w:rsidRPr="00D37B11">
          <w:rPr>
            <w:color w:val="202122"/>
            <w:highlight w:val="white"/>
          </w:rPr>
          <w:t xml:space="preserve"> </w:t>
        </w:r>
      </w:ins>
      <w:ins w:id="291" w:author="Cheng, Matt" w:date="2021-08-24T21:35:00Z">
        <w:r w:rsidR="003405C0" w:rsidRPr="00D37B11">
          <w:rPr>
            <w:color w:val="202122"/>
            <w:highlight w:val="white"/>
          </w:rPr>
          <w:t xml:space="preserve">observed in the area </w:t>
        </w:r>
      </w:ins>
      <w:ins w:id="292" w:author="Cheng, Matt" w:date="2021-08-22T09:58:00Z">
        <w:r w:rsidR="001245C1" w:rsidRPr="00D37B11">
          <w:rPr>
            <w:color w:val="202122"/>
            <w:highlight w:val="white"/>
          </w:rPr>
          <w:t xml:space="preserve">(Clark et al. 2016). </w:t>
        </w:r>
      </w:ins>
      <w:ins w:id="293" w:author="Cheng, Matt" w:date="2021-08-24T15:36:00Z">
        <w:r w:rsidR="0089471B" w:rsidRPr="00D37B11">
          <w:rPr>
            <w:color w:val="202122"/>
            <w:highlight w:val="white"/>
          </w:rPr>
          <w:t>Bull Trout</w:t>
        </w:r>
      </w:ins>
      <w:ins w:id="294" w:author="Cheng, Matt" w:date="2021-08-24T15:39:00Z">
        <w:r w:rsidR="000F7CB5" w:rsidRPr="00D37B11">
          <w:rPr>
            <w:color w:val="202122"/>
            <w:highlight w:val="white"/>
          </w:rPr>
          <w:t xml:space="preserve"> in the system</w:t>
        </w:r>
      </w:ins>
      <w:ins w:id="295" w:author="Cheng, Matt" w:date="2021-08-24T15:36:00Z">
        <w:r w:rsidR="0089471B" w:rsidRPr="00D37B11">
          <w:rPr>
            <w:color w:val="202122"/>
            <w:highlight w:val="white"/>
          </w:rPr>
          <w:t xml:space="preserve"> are</w:t>
        </w:r>
      </w:ins>
      <w:ins w:id="296" w:author="Cheng, Matt" w:date="2021-08-22T09:59:00Z">
        <w:r w:rsidR="00837519" w:rsidRPr="00D37B11">
          <w:rPr>
            <w:color w:val="202122"/>
            <w:highlight w:val="white"/>
          </w:rPr>
          <w:t xml:space="preserve"> observed to</w:t>
        </w:r>
      </w:ins>
      <w:r w:rsidR="00273DE3" w:rsidRPr="00D37B11">
        <w:rPr>
          <w:i/>
          <w:color w:val="202122"/>
          <w:highlight w:val="white"/>
        </w:rPr>
        <w:t xml:space="preserve"> </w:t>
      </w:r>
      <w:r w:rsidR="00273DE3" w:rsidRPr="00D37B11">
        <w:rPr>
          <w:iCs/>
          <w:color w:val="202122"/>
          <w:highlight w:val="white"/>
        </w:rPr>
        <w:t xml:space="preserve">exploit the </w:t>
      </w:r>
      <w:del w:id="297" w:author="Cheng, Matt" w:date="2021-08-22T12:13:00Z">
        <w:r w:rsidR="00273DE3" w:rsidRPr="00D37B11" w:rsidDel="00A63F8E">
          <w:rPr>
            <w:iCs/>
            <w:color w:val="202122"/>
            <w:highlight w:val="white"/>
          </w:rPr>
          <w:delText>Sockeye Salmon</w:delText>
        </w:r>
      </w:del>
      <w:ins w:id="298" w:author="Cheng, Matt" w:date="2021-08-22T12:13:00Z">
        <w:r w:rsidR="00A63F8E" w:rsidRPr="00D37B11">
          <w:rPr>
            <w:iCs/>
            <w:color w:val="202122"/>
            <w:highlight w:val="white"/>
          </w:rPr>
          <w:t>Sockeye Salmon</w:t>
        </w:r>
      </w:ins>
      <w:r w:rsidR="00273DE3" w:rsidRPr="00D37B11">
        <w:rPr>
          <w:iCs/>
          <w:color w:val="202122"/>
          <w:highlight w:val="white"/>
        </w:rPr>
        <w:t xml:space="preserve"> smolt migrations</w:t>
      </w:r>
      <w:del w:id="299" w:author="Cheng, Matt" w:date="2021-08-22T14:35:00Z">
        <w:r w:rsidR="00273DE3" w:rsidRPr="00D37B11" w:rsidDel="002A1ED9">
          <w:rPr>
            <w:iCs/>
            <w:color w:val="202122"/>
            <w:highlight w:val="white"/>
          </w:rPr>
          <w:delText xml:space="preserve">, </w:delText>
        </w:r>
        <w:r w:rsidR="001D4536" w:rsidRPr="00D37B11" w:rsidDel="002A1ED9">
          <w:rPr>
            <w:color w:val="202122"/>
            <w:highlight w:val="white"/>
          </w:rPr>
          <w:delText>exclusively</w:delText>
        </w:r>
      </w:del>
      <w:ins w:id="300" w:author="Cheng, Matt" w:date="2021-08-22T14:35:00Z">
        <w:r w:rsidR="002A1ED9" w:rsidRPr="00D37B11">
          <w:rPr>
            <w:iCs/>
            <w:color w:val="202122"/>
            <w:highlight w:val="white"/>
          </w:rPr>
          <w:t>,</w:t>
        </w:r>
      </w:ins>
      <w:r w:rsidR="001D4536" w:rsidRPr="00D37B11">
        <w:rPr>
          <w:color w:val="202122"/>
          <w:highlight w:val="white"/>
        </w:rPr>
        <w:t xml:space="preserve"> feed</w:t>
      </w:r>
      <w:r w:rsidR="00273DE3" w:rsidRPr="00D37B11">
        <w:rPr>
          <w:color w:val="202122"/>
          <w:highlight w:val="white"/>
        </w:rPr>
        <w:t>ing</w:t>
      </w:r>
      <w:ins w:id="301" w:author="Cheng, Matt" w:date="2021-08-22T14:36:00Z">
        <w:r w:rsidR="002A1ED9" w:rsidRPr="00D37B11">
          <w:rPr>
            <w:color w:val="202122"/>
            <w:highlight w:val="white"/>
          </w:rPr>
          <w:t xml:space="preserve"> extensively</w:t>
        </w:r>
      </w:ins>
      <w:r w:rsidR="001D4536" w:rsidRPr="00D37B11">
        <w:rPr>
          <w:color w:val="202122"/>
          <w:highlight w:val="white"/>
        </w:rPr>
        <w:t xml:space="preserve"> </w:t>
      </w:r>
      <w:del w:id="302" w:author="Cheng, Matt" w:date="2021-08-21T21:43:00Z">
        <w:r w:rsidR="00AA552D" w:rsidRPr="00D37B11" w:rsidDel="00A04C44">
          <w:rPr>
            <w:color w:val="202122"/>
            <w:highlight w:val="white"/>
          </w:rPr>
          <w:delText xml:space="preserve"> </w:delText>
        </w:r>
        <w:r w:rsidR="001A28BA" w:rsidRPr="00D37B11" w:rsidDel="00A04C44">
          <w:rPr>
            <w:color w:val="202122"/>
            <w:highlight w:val="white"/>
          </w:rPr>
          <w:delText xml:space="preserve"> </w:delText>
        </w:r>
      </w:del>
      <w:r w:rsidR="001A28BA" w:rsidRPr="00D37B11">
        <w:rPr>
          <w:color w:val="202122"/>
          <w:highlight w:val="white"/>
        </w:rPr>
        <w:t xml:space="preserve">on </w:t>
      </w:r>
      <w:r w:rsidR="001D4536" w:rsidRPr="00D37B11">
        <w:rPr>
          <w:color w:val="202122"/>
          <w:highlight w:val="white"/>
        </w:rPr>
        <w:t xml:space="preserve">migrating </w:t>
      </w:r>
      <w:del w:id="303" w:author="Cheng, Matt" w:date="2021-08-22T12:00:00Z">
        <w:r w:rsidR="001A28BA" w:rsidRPr="00D37B11" w:rsidDel="0008415A">
          <w:rPr>
            <w:color w:val="202122"/>
            <w:highlight w:val="white"/>
          </w:rPr>
          <w:delText xml:space="preserve">sockeye salmon </w:delText>
        </w:r>
      </w:del>
      <w:ins w:id="304" w:author="Cheng, Matt" w:date="2021-08-22T12:13:00Z">
        <w:r w:rsidR="00A63F8E" w:rsidRPr="00D37B11">
          <w:rPr>
            <w:color w:val="202122"/>
            <w:highlight w:val="white"/>
          </w:rPr>
          <w:t>Sockeye Salmon</w:t>
        </w:r>
      </w:ins>
      <w:ins w:id="305" w:author="Cheng, Matt" w:date="2021-08-22T12:00:00Z">
        <w:r w:rsidR="0008415A" w:rsidRPr="00D37B11">
          <w:rPr>
            <w:color w:val="202122"/>
            <w:highlight w:val="white"/>
          </w:rPr>
          <w:t xml:space="preserve"> </w:t>
        </w:r>
      </w:ins>
      <w:r w:rsidR="001A28BA" w:rsidRPr="00D37B11">
        <w:rPr>
          <w:color w:val="202122"/>
          <w:highlight w:val="white"/>
        </w:rPr>
        <w:t xml:space="preserve">smolts </w:t>
      </w:r>
      <w:ins w:id="306" w:author="Cheng, Matt" w:date="2021-08-24T21:38:00Z">
        <w:r w:rsidR="00D12916" w:rsidRPr="00D37B11">
          <w:rPr>
            <w:color w:val="202122"/>
            <w:highlight w:val="white"/>
          </w:rPr>
          <w:t xml:space="preserve">near the </w:t>
        </w:r>
        <w:proofErr w:type="spellStart"/>
        <w:r w:rsidR="00D12916" w:rsidRPr="00D37B11">
          <w:rPr>
            <w:color w:val="202122"/>
            <w:highlight w:val="white"/>
          </w:rPr>
          <w:t>Chilko</w:t>
        </w:r>
        <w:proofErr w:type="spellEnd"/>
        <w:r w:rsidR="00D12916" w:rsidRPr="00D37B11">
          <w:rPr>
            <w:color w:val="202122"/>
            <w:highlight w:val="white"/>
          </w:rPr>
          <w:t xml:space="preserve"> Lake outlet </w:t>
        </w:r>
      </w:ins>
      <w:r w:rsidR="001A28BA" w:rsidRPr="00D37B11">
        <w:rPr>
          <w:color w:val="202122"/>
          <w:highlight w:val="white"/>
        </w:rPr>
        <w:t>(</w:t>
      </w:r>
      <w:proofErr w:type="spellStart"/>
      <w:r w:rsidR="001A28BA" w:rsidRPr="00D37B11">
        <w:rPr>
          <w:color w:val="202122"/>
          <w:highlight w:val="white"/>
        </w:rPr>
        <w:t>Furey</w:t>
      </w:r>
      <w:proofErr w:type="spellEnd"/>
      <w:r w:rsidR="001A28BA" w:rsidRPr="00D37B11">
        <w:rPr>
          <w:color w:val="202122"/>
          <w:highlight w:val="white"/>
        </w:rPr>
        <w:t xml:space="preserve"> et al. 2015)</w:t>
      </w:r>
      <w:ins w:id="307" w:author="Cheng, Matt" w:date="2021-08-24T15:41:00Z">
        <w:r w:rsidR="008F6977" w:rsidRPr="00D37B11">
          <w:rPr>
            <w:color w:val="202122"/>
            <w:highlight w:val="white"/>
          </w:rPr>
          <w:t xml:space="preserve">, </w:t>
        </w:r>
      </w:ins>
      <w:del w:id="308" w:author="Cheng, Matt" w:date="2021-08-24T15:41:00Z">
        <w:r w:rsidR="001A28BA" w:rsidRPr="00D37B11" w:rsidDel="008F6977">
          <w:rPr>
            <w:color w:val="202122"/>
            <w:highlight w:val="white"/>
          </w:rPr>
          <w:delText xml:space="preserve"> </w:delText>
        </w:r>
        <w:r w:rsidR="001D4536" w:rsidRPr="00D37B11" w:rsidDel="008F6977">
          <w:rPr>
            <w:color w:val="202122"/>
            <w:highlight w:val="white"/>
          </w:rPr>
          <w:delText>at high rates</w:delText>
        </w:r>
        <w:commentRangeStart w:id="309"/>
        <w:r w:rsidR="001A28BA" w:rsidRPr="00D37B11" w:rsidDel="008F6977">
          <w:rPr>
            <w:color w:val="202122"/>
            <w:highlight w:val="white"/>
          </w:rPr>
          <w:delText xml:space="preserve"> (Furey et al. 2016b</w:delText>
        </w:r>
        <w:commentRangeEnd w:id="309"/>
        <w:r w:rsidR="001D4536" w:rsidRPr="00D37B11" w:rsidDel="008F6977">
          <w:rPr>
            <w:rStyle w:val="CommentReference"/>
            <w:rFonts w:ascii="Arial" w:eastAsia="Arial" w:hAnsi="Arial" w:cs="Arial"/>
            <w:sz w:val="24"/>
            <w:szCs w:val="24"/>
            <w:lang w:val="en"/>
            <w:rPrChange w:id="310" w:author="Cheng, Matt" w:date="2021-08-24T22:59:00Z">
              <w:rPr>
                <w:rStyle w:val="CommentReference"/>
                <w:rFonts w:ascii="Arial" w:eastAsia="Arial" w:hAnsi="Arial" w:cs="Arial"/>
                <w:lang w:val="en"/>
              </w:rPr>
            </w:rPrChange>
          </w:rPr>
          <w:commentReference w:id="309"/>
        </w:r>
        <w:r w:rsidR="001A28BA" w:rsidRPr="00D37B11" w:rsidDel="008F6977">
          <w:rPr>
            <w:color w:val="202122"/>
            <w:highlight w:val="white"/>
          </w:rPr>
          <w:delText>)</w:delText>
        </w:r>
      </w:del>
      <w:del w:id="311" w:author="Cheng, Matt" w:date="2021-08-22T12:10:00Z">
        <w:r w:rsidR="001A28BA" w:rsidRPr="00D37B11" w:rsidDel="008C5A79">
          <w:rPr>
            <w:color w:val="202122"/>
            <w:highlight w:val="white"/>
          </w:rPr>
          <w:delText xml:space="preserve"> </w:delText>
        </w:r>
      </w:del>
      <w:del w:id="312" w:author="Cheng, Matt" w:date="2021-08-22T12:00:00Z">
        <w:r w:rsidR="001A28BA" w:rsidRPr="00D37B11" w:rsidDel="00A93E88">
          <w:rPr>
            <w:color w:val="202122"/>
            <w:highlight w:val="white"/>
          </w:rPr>
          <w:delText>during</w:delText>
        </w:r>
        <w:r w:rsidR="00273DE3" w:rsidRPr="00D37B11" w:rsidDel="00A93E88">
          <w:rPr>
            <w:color w:val="202122"/>
            <w:highlight w:val="white"/>
          </w:rPr>
          <w:delText xml:space="preserve"> this time</w:delText>
        </w:r>
      </w:del>
      <w:ins w:id="313" w:author="Cheng, Matt" w:date="2021-08-22T12:00:00Z">
        <w:r w:rsidR="00A93E88" w:rsidRPr="00D37B11">
          <w:rPr>
            <w:color w:val="202122"/>
            <w:highlight w:val="white"/>
          </w:rPr>
          <w:t xml:space="preserve">and </w:t>
        </w:r>
      </w:ins>
      <w:ins w:id="314" w:author="Cheng, Matt" w:date="2021-08-22T12:05:00Z">
        <w:r w:rsidR="00720A0A" w:rsidRPr="00D37B11">
          <w:rPr>
            <w:color w:val="202122"/>
            <w:highlight w:val="white"/>
          </w:rPr>
          <w:t xml:space="preserve">appear to </w:t>
        </w:r>
      </w:ins>
      <w:ins w:id="315" w:author="Cheng, Matt" w:date="2021-08-22T12:01:00Z">
        <w:r w:rsidR="00D40552" w:rsidRPr="00D37B11">
          <w:rPr>
            <w:color w:val="202122"/>
            <w:highlight w:val="white"/>
          </w:rPr>
          <w:t xml:space="preserve">synchronize their </w:t>
        </w:r>
      </w:ins>
      <w:ins w:id="316" w:author="Cheng, Matt" w:date="2021-08-22T12:02:00Z">
        <w:r w:rsidR="003567AA" w:rsidRPr="00D37B11">
          <w:rPr>
            <w:color w:val="202122"/>
            <w:highlight w:val="white"/>
          </w:rPr>
          <w:t>movements</w:t>
        </w:r>
      </w:ins>
      <w:ins w:id="317" w:author="Cheng, Matt" w:date="2021-08-22T12:01:00Z">
        <w:r w:rsidR="00D40552" w:rsidRPr="00D37B11">
          <w:rPr>
            <w:color w:val="202122"/>
            <w:highlight w:val="white"/>
          </w:rPr>
          <w:t xml:space="preserve"> with the timing of the </w:t>
        </w:r>
      </w:ins>
      <w:ins w:id="318" w:author="Cheng, Matt" w:date="2021-08-22T12:13:00Z">
        <w:r w:rsidR="00A63F8E" w:rsidRPr="00D37B11">
          <w:rPr>
            <w:color w:val="202122"/>
            <w:highlight w:val="white"/>
          </w:rPr>
          <w:t>Sockeye Salmon</w:t>
        </w:r>
      </w:ins>
      <w:ins w:id="319" w:author="Cheng, Matt" w:date="2021-08-22T12:06:00Z">
        <w:r w:rsidR="00257D33" w:rsidRPr="00D37B11">
          <w:rPr>
            <w:color w:val="202122"/>
            <w:highlight w:val="white"/>
          </w:rPr>
          <w:t xml:space="preserve"> </w:t>
        </w:r>
      </w:ins>
      <w:ins w:id="320" w:author="Cheng, Matt" w:date="2021-08-22T12:02:00Z">
        <w:r w:rsidR="007A5955" w:rsidRPr="00D37B11">
          <w:rPr>
            <w:color w:val="202122"/>
            <w:highlight w:val="white"/>
          </w:rPr>
          <w:t xml:space="preserve">smolt </w:t>
        </w:r>
      </w:ins>
      <w:ins w:id="321" w:author="Cheng, Matt" w:date="2021-08-22T12:01:00Z">
        <w:r w:rsidR="00D40552" w:rsidRPr="00D37B11">
          <w:rPr>
            <w:color w:val="202122"/>
            <w:highlight w:val="white"/>
          </w:rPr>
          <w:t>out-migration period</w:t>
        </w:r>
      </w:ins>
      <w:ins w:id="322" w:author="Cheng, Matt" w:date="2021-08-22T12:02:00Z">
        <w:r w:rsidR="00B24465" w:rsidRPr="00D37B11">
          <w:rPr>
            <w:color w:val="202122"/>
            <w:highlight w:val="white"/>
          </w:rPr>
          <w:t xml:space="preserve"> (</w:t>
        </w:r>
        <w:proofErr w:type="spellStart"/>
        <w:r w:rsidR="00B24465" w:rsidRPr="00D37B11">
          <w:rPr>
            <w:color w:val="202122"/>
            <w:highlight w:val="white"/>
          </w:rPr>
          <w:t>Furey</w:t>
        </w:r>
        <w:proofErr w:type="spellEnd"/>
        <w:r w:rsidR="00B24465" w:rsidRPr="00D37B11">
          <w:rPr>
            <w:color w:val="202122"/>
            <w:highlight w:val="white"/>
          </w:rPr>
          <w:t xml:space="preserve"> and </w:t>
        </w:r>
        <w:proofErr w:type="spellStart"/>
        <w:r w:rsidR="00B24465" w:rsidRPr="00D37B11">
          <w:rPr>
            <w:color w:val="202122"/>
            <w:highlight w:val="white"/>
          </w:rPr>
          <w:t>Hinch</w:t>
        </w:r>
        <w:proofErr w:type="spellEnd"/>
        <w:r w:rsidR="00B24465" w:rsidRPr="00D37B11">
          <w:rPr>
            <w:color w:val="202122"/>
            <w:highlight w:val="white"/>
          </w:rPr>
          <w:t xml:space="preserve"> 2017)</w:t>
        </w:r>
        <w:r w:rsidR="00D40552" w:rsidRPr="00D37B11">
          <w:rPr>
            <w:color w:val="202122"/>
            <w:highlight w:val="white"/>
          </w:rPr>
          <w:t>.</w:t>
        </w:r>
      </w:ins>
      <w:ins w:id="323" w:author="Cheng, Matt" w:date="2021-08-22T14:35:00Z">
        <w:r w:rsidR="002A1ED9" w:rsidRPr="00D37B11">
          <w:rPr>
            <w:color w:val="202122"/>
            <w:highlight w:val="white"/>
          </w:rPr>
          <w:t xml:space="preserve"> </w:t>
        </w:r>
      </w:ins>
      <w:del w:id="324" w:author="Cheng, Matt" w:date="2021-08-22T12:02:00Z">
        <w:r w:rsidR="00273DE3" w:rsidRPr="00D37B11" w:rsidDel="00E563F1">
          <w:rPr>
            <w:color w:val="202122"/>
            <w:highlight w:val="white"/>
          </w:rPr>
          <w:delText xml:space="preserve">. </w:delText>
        </w:r>
      </w:del>
      <w:del w:id="325" w:author="Cheng, Matt" w:date="2021-08-22T10:03:00Z">
        <w:r w:rsidR="00273DE3" w:rsidRPr="00D37B11" w:rsidDel="00837519">
          <w:rPr>
            <w:color w:val="202122"/>
            <w:highlight w:val="white"/>
          </w:rPr>
          <w:delText xml:space="preserve">Bull </w:delText>
        </w:r>
      </w:del>
      <w:ins w:id="326" w:author="Cheng, Matt" w:date="2021-08-24T21:39:00Z">
        <w:r w:rsidR="006179C7" w:rsidRPr="00D37B11">
          <w:rPr>
            <w:color w:val="202122"/>
            <w:highlight w:val="white"/>
          </w:rPr>
          <w:t>Furthermore, Bull Trout</w:t>
        </w:r>
      </w:ins>
      <w:del w:id="327" w:author="Cheng, Matt" w:date="2021-08-22T10:03:00Z">
        <w:r w:rsidR="00273DE3" w:rsidRPr="00D37B11" w:rsidDel="00837519">
          <w:rPr>
            <w:color w:val="202122"/>
            <w:highlight w:val="white"/>
          </w:rPr>
          <w:delText>t</w:delText>
        </w:r>
      </w:del>
      <w:del w:id="328" w:author="Cheng, Matt" w:date="2021-08-24T21:39:00Z">
        <w:r w:rsidR="00273DE3" w:rsidRPr="00D37B11" w:rsidDel="006179C7">
          <w:rPr>
            <w:color w:val="202122"/>
            <w:highlight w:val="white"/>
          </w:rPr>
          <w:delText>rout</w:delText>
        </w:r>
      </w:del>
      <w:ins w:id="329" w:author="Cheng, Matt" w:date="2021-08-22T12:02:00Z">
        <w:r w:rsidR="00E563F1" w:rsidRPr="00D37B11">
          <w:rPr>
            <w:color w:val="202122"/>
            <w:highlight w:val="white"/>
          </w:rPr>
          <w:t xml:space="preserve"> </w:t>
        </w:r>
      </w:ins>
      <w:ins w:id="330" w:author="Cheng, Matt" w:date="2021-08-24T21:39:00Z">
        <w:r w:rsidR="00FA21AB" w:rsidRPr="00D37B11">
          <w:rPr>
            <w:color w:val="202122"/>
            <w:highlight w:val="white"/>
          </w:rPr>
          <w:t xml:space="preserve">in </w:t>
        </w:r>
        <w:proofErr w:type="spellStart"/>
        <w:r w:rsidR="00FA21AB" w:rsidRPr="00D37B11">
          <w:rPr>
            <w:color w:val="202122"/>
            <w:highlight w:val="white"/>
          </w:rPr>
          <w:t>Chilko</w:t>
        </w:r>
        <w:proofErr w:type="spellEnd"/>
        <w:r w:rsidR="00FA21AB" w:rsidRPr="00D37B11">
          <w:rPr>
            <w:color w:val="202122"/>
            <w:highlight w:val="white"/>
          </w:rPr>
          <w:t xml:space="preserve"> </w:t>
        </w:r>
      </w:ins>
      <w:ins w:id="331" w:author="Cheng, Matt" w:date="2021-08-22T12:02:00Z">
        <w:r w:rsidR="00E563F1" w:rsidRPr="00D37B11">
          <w:rPr>
            <w:color w:val="202122"/>
            <w:highlight w:val="white"/>
          </w:rPr>
          <w:t>also</w:t>
        </w:r>
      </w:ins>
      <w:r w:rsidR="00273DE3" w:rsidRPr="00D37B11">
        <w:rPr>
          <w:color w:val="202122"/>
          <w:highlight w:val="white"/>
        </w:rPr>
        <w:t xml:space="preserve"> appear to </w:t>
      </w:r>
      <w:del w:id="332" w:author="Cheng, Matt" w:date="2021-08-22T10:03:00Z">
        <w:r w:rsidR="00273DE3" w:rsidRPr="00D37B11" w:rsidDel="00CB409E">
          <w:rPr>
            <w:color w:val="202122"/>
            <w:highlight w:val="white"/>
          </w:rPr>
          <w:delText xml:space="preserve">select </w:delText>
        </w:r>
      </w:del>
      <w:ins w:id="333" w:author="Cheng, Matt" w:date="2021-08-22T10:03:00Z">
        <w:r w:rsidR="00CB409E" w:rsidRPr="00D37B11">
          <w:rPr>
            <w:color w:val="202122"/>
            <w:highlight w:val="white"/>
          </w:rPr>
          <w:t xml:space="preserve">selectively feed </w:t>
        </w:r>
      </w:ins>
      <w:del w:id="334" w:author="Cheng, Matt" w:date="2021-08-22T10:03:00Z">
        <w:r w:rsidR="00273DE3" w:rsidRPr="00D37B11" w:rsidDel="00CB409E">
          <w:rPr>
            <w:color w:val="202122"/>
            <w:highlight w:val="white"/>
          </w:rPr>
          <w:delText xml:space="preserve">for </w:delText>
        </w:r>
      </w:del>
      <w:ins w:id="335" w:author="Cheng, Matt" w:date="2021-08-22T10:03:00Z">
        <w:r w:rsidR="00CB409E" w:rsidRPr="00D37B11">
          <w:rPr>
            <w:color w:val="202122"/>
            <w:highlight w:val="white"/>
          </w:rPr>
          <w:t xml:space="preserve">on </w:t>
        </w:r>
      </w:ins>
      <w:r w:rsidR="00273DE3" w:rsidRPr="00D37B11">
        <w:rPr>
          <w:color w:val="202122"/>
          <w:highlight w:val="white"/>
        </w:rPr>
        <w:t>small smolts or those with specific infections (</w:t>
      </w:r>
      <w:proofErr w:type="spellStart"/>
      <w:r w:rsidR="00273DE3" w:rsidRPr="00D37B11">
        <w:rPr>
          <w:color w:val="202122"/>
          <w:highlight w:val="white"/>
        </w:rPr>
        <w:t>Furey</w:t>
      </w:r>
      <w:proofErr w:type="spellEnd"/>
      <w:r w:rsidR="00273DE3" w:rsidRPr="00D37B11">
        <w:rPr>
          <w:color w:val="202122"/>
          <w:highlight w:val="white"/>
        </w:rPr>
        <w:t xml:space="preserve"> et al. 2015; </w:t>
      </w:r>
      <w:proofErr w:type="spellStart"/>
      <w:r w:rsidR="00273DE3" w:rsidRPr="00D37B11">
        <w:rPr>
          <w:color w:val="202122"/>
          <w:highlight w:val="white"/>
        </w:rPr>
        <w:t>Furey</w:t>
      </w:r>
      <w:proofErr w:type="spellEnd"/>
      <w:r w:rsidR="00273DE3" w:rsidRPr="00D37B11">
        <w:rPr>
          <w:color w:val="202122"/>
          <w:highlight w:val="white"/>
        </w:rPr>
        <w:t xml:space="preserve"> et al. 2021), and smolts can reduce their risk of predation by migrating in high densities (</w:t>
      </w:r>
      <w:proofErr w:type="spellStart"/>
      <w:r w:rsidR="00273DE3" w:rsidRPr="00D37B11">
        <w:rPr>
          <w:color w:val="202122"/>
          <w:highlight w:val="white"/>
        </w:rPr>
        <w:t>Furey</w:t>
      </w:r>
      <w:proofErr w:type="spellEnd"/>
      <w:r w:rsidR="00273DE3" w:rsidRPr="00D37B11">
        <w:rPr>
          <w:color w:val="202122"/>
          <w:highlight w:val="white"/>
        </w:rPr>
        <w:t xml:space="preserve"> et al. 2016; </w:t>
      </w:r>
      <w:proofErr w:type="spellStart"/>
      <w:r w:rsidR="00273DE3" w:rsidRPr="00D37B11">
        <w:rPr>
          <w:color w:val="202122"/>
          <w:highlight w:val="white"/>
        </w:rPr>
        <w:t>Furey</w:t>
      </w:r>
      <w:proofErr w:type="spellEnd"/>
      <w:r w:rsidR="00273DE3" w:rsidRPr="00D37B11">
        <w:rPr>
          <w:color w:val="202122"/>
          <w:highlight w:val="white"/>
        </w:rPr>
        <w:t xml:space="preserve"> et al. 2020). Thus, this system provides an ideal model for investigating fine-scale predator-prey interactions between </w:t>
      </w:r>
      <w:del w:id="336" w:author="Cheng, Matt" w:date="2021-08-22T12:13:00Z">
        <w:r w:rsidR="00273DE3" w:rsidRPr="00D37B11" w:rsidDel="00A63F8E">
          <w:rPr>
            <w:color w:val="202122"/>
            <w:highlight w:val="white"/>
          </w:rPr>
          <w:delText>Sockeye Salmon</w:delText>
        </w:r>
      </w:del>
      <w:ins w:id="337" w:author="Cheng, Matt" w:date="2021-08-22T12:13:00Z">
        <w:r w:rsidR="00A63F8E" w:rsidRPr="00D37B11">
          <w:rPr>
            <w:color w:val="202122"/>
            <w:highlight w:val="white"/>
          </w:rPr>
          <w:t>Sockeye Salmon</w:t>
        </w:r>
      </w:ins>
      <w:r w:rsidR="00273DE3" w:rsidRPr="00D37B11">
        <w:rPr>
          <w:color w:val="202122"/>
          <w:highlight w:val="white"/>
        </w:rPr>
        <w:t xml:space="preserve"> smolts and Bull Trout</w:t>
      </w:r>
      <w:r w:rsidR="001A28BA" w:rsidRPr="00D37B11">
        <w:rPr>
          <w:color w:val="202122"/>
          <w:highlight w:val="white"/>
        </w:rPr>
        <w:t>.</w:t>
      </w:r>
      <w:r w:rsidR="000679F4" w:rsidRPr="00D37B11">
        <w:rPr>
          <w:color w:val="202124"/>
          <w:highlight w:val="white"/>
        </w:rPr>
        <w:t xml:space="preserve"> </w:t>
      </w:r>
      <w:del w:id="338" w:author="Cheng, Matt" w:date="2021-08-21T21:44:00Z">
        <w:r w:rsidR="000679F4" w:rsidRPr="00D37B11" w:rsidDel="00A04C44">
          <w:rPr>
            <w:color w:val="202124"/>
            <w:highlight w:val="white"/>
          </w:rPr>
          <w:delText>.</w:delText>
        </w:r>
      </w:del>
    </w:p>
    <w:p w14:paraId="0BC6588E" w14:textId="67F7DEEA" w:rsidR="00E91D7D" w:rsidRPr="00D37B11" w:rsidRDefault="00E91D7D" w:rsidP="00E71425">
      <w:pPr>
        <w:spacing w:line="480" w:lineRule="auto"/>
        <w:rPr>
          <w:color w:val="202124"/>
          <w:highlight w:val="white"/>
        </w:rPr>
      </w:pPr>
      <w:r w:rsidRPr="00D37B11">
        <w:rPr>
          <w:color w:val="202124"/>
          <w:highlight w:val="white"/>
        </w:rPr>
        <w:lastRenderedPageBreak/>
        <w:tab/>
      </w:r>
      <w:r w:rsidR="00273DE3" w:rsidRPr="00D37B11">
        <w:rPr>
          <w:color w:val="202124"/>
          <w:highlight w:val="white"/>
        </w:rPr>
        <w:t xml:space="preserve">One method to passively observe predator-prey interactions is </w:t>
      </w:r>
      <w:r w:rsidRPr="00D37B11">
        <w:rPr>
          <w:color w:val="202124"/>
          <w:highlight w:val="white"/>
        </w:rPr>
        <w:t xml:space="preserve">Dual-Frequency Identification Sonar (DIDSON). The DIDSON system uses acoustic imaging to allow for passive observations of animal behaviors, including in turbid water and at night (Maxwell and Gove 2007; </w:t>
      </w:r>
      <w:proofErr w:type="spellStart"/>
      <w:r w:rsidRPr="00D37B11">
        <w:rPr>
          <w:color w:val="202124"/>
          <w:highlight w:val="white"/>
        </w:rPr>
        <w:t>Moursund</w:t>
      </w:r>
      <w:proofErr w:type="spellEnd"/>
      <w:r w:rsidRPr="00D37B11">
        <w:rPr>
          <w:color w:val="202124"/>
          <w:highlight w:val="white"/>
        </w:rPr>
        <w:t xml:space="preserve"> et al. 2003; Nichols et al. 2014). This technology can also be used to assess fish size distributions (</w:t>
      </w:r>
      <w:proofErr w:type="spellStart"/>
      <w:r w:rsidRPr="00D37B11">
        <w:rPr>
          <w:color w:val="202124"/>
          <w:highlight w:val="white"/>
        </w:rPr>
        <w:t>Burwen</w:t>
      </w:r>
      <w:proofErr w:type="spellEnd"/>
      <w:r w:rsidRPr="00D37B11">
        <w:rPr>
          <w:color w:val="202124"/>
          <w:highlight w:val="white"/>
        </w:rPr>
        <w:t xml:space="preserve"> et al. 2010; Crossman et al. 2011;</w:t>
      </w:r>
      <w:r w:rsidR="000679F4" w:rsidRPr="00D37B11">
        <w:rPr>
          <w:color w:val="202124"/>
          <w:highlight w:val="white"/>
        </w:rPr>
        <w:t xml:space="preserve"> </w:t>
      </w:r>
      <w:proofErr w:type="spellStart"/>
      <w:r w:rsidRPr="00D37B11">
        <w:rPr>
          <w:color w:val="202124"/>
          <w:highlight w:val="white"/>
        </w:rPr>
        <w:t>Martignac</w:t>
      </w:r>
      <w:proofErr w:type="spellEnd"/>
      <w:r w:rsidRPr="00D37B11">
        <w:rPr>
          <w:color w:val="202124"/>
          <w:highlight w:val="white"/>
        </w:rPr>
        <w:t xml:space="preserve"> et al. 2015). The present study</w:t>
      </w:r>
      <w:r w:rsidR="00273DE3" w:rsidRPr="00D37B11">
        <w:rPr>
          <w:color w:val="202124"/>
          <w:highlight w:val="white"/>
        </w:rPr>
        <w:t xml:space="preserve"> uses DIDSON</w:t>
      </w:r>
      <w:r w:rsidR="004E2A45" w:rsidRPr="00D37B11">
        <w:rPr>
          <w:color w:val="202124"/>
          <w:highlight w:val="white"/>
        </w:rPr>
        <w:t xml:space="preserve"> at the </w:t>
      </w:r>
      <w:proofErr w:type="spellStart"/>
      <w:r w:rsidR="004E2A45" w:rsidRPr="00D37B11">
        <w:rPr>
          <w:color w:val="202124"/>
          <w:highlight w:val="white"/>
        </w:rPr>
        <w:t>Chilko</w:t>
      </w:r>
      <w:proofErr w:type="spellEnd"/>
      <w:r w:rsidR="004E2A45" w:rsidRPr="00D37B11">
        <w:rPr>
          <w:color w:val="202124"/>
          <w:highlight w:val="white"/>
        </w:rPr>
        <w:t xml:space="preserve"> Lake-River outlet</w:t>
      </w:r>
      <w:r w:rsidR="00273DE3" w:rsidRPr="00D37B11">
        <w:rPr>
          <w:color w:val="202124"/>
          <w:highlight w:val="white"/>
        </w:rPr>
        <w:t xml:space="preserve"> to</w:t>
      </w:r>
      <w:r w:rsidRPr="00D37B11">
        <w:rPr>
          <w:color w:val="202124"/>
          <w:highlight w:val="white"/>
        </w:rPr>
        <w:t xml:space="preserve">: 1) gain a better understanding of predator-prey dynamics between Bull Trout and </w:t>
      </w:r>
      <w:del w:id="339" w:author="Cheng, Matt" w:date="2021-08-22T12:13:00Z">
        <w:r w:rsidRPr="00D37B11" w:rsidDel="00A63F8E">
          <w:rPr>
            <w:color w:val="202124"/>
            <w:highlight w:val="white"/>
          </w:rPr>
          <w:delText>sockeye salmon</w:delText>
        </w:r>
      </w:del>
      <w:ins w:id="340" w:author="Cheng, Matt" w:date="2021-08-22T12:13:00Z">
        <w:r w:rsidR="00A63F8E" w:rsidRPr="00D37B11">
          <w:rPr>
            <w:color w:val="202124"/>
            <w:highlight w:val="white"/>
          </w:rPr>
          <w:t>Sockeye Salmon</w:t>
        </w:r>
      </w:ins>
      <w:r w:rsidRPr="00D37B11">
        <w:rPr>
          <w:color w:val="202124"/>
          <w:highlight w:val="white"/>
        </w:rPr>
        <w:t xml:space="preserve"> smolts, 2) investigate site differences and temporal factors influencing Bull Trout feeding activity, and 3) ascertain if the DIDSON system can provide accurate estimates of Bull Trout size distributions. </w:t>
      </w:r>
    </w:p>
    <w:p w14:paraId="03C49912" w14:textId="29BA4C73" w:rsidR="00B8244C" w:rsidRPr="003660B0" w:rsidRDefault="003660B0" w:rsidP="00E71425">
      <w:pPr>
        <w:spacing w:line="480" w:lineRule="auto"/>
        <w:rPr>
          <w:bCs/>
          <w:rPrChange w:id="341" w:author="Cheng, Matt" w:date="2021-08-24T23:02:00Z">
            <w:rPr>
              <w:b/>
            </w:rPr>
          </w:rPrChange>
        </w:rPr>
      </w:pPr>
      <w:ins w:id="342" w:author="Cheng, Matt" w:date="2021-08-24T23:02:00Z">
        <w:r>
          <w:rPr>
            <w:bCs/>
          </w:rPr>
          <w:t>&lt;A&gt;</w:t>
        </w:r>
      </w:ins>
      <w:r w:rsidR="00B8244C" w:rsidRPr="003660B0">
        <w:rPr>
          <w:bCs/>
          <w:rPrChange w:id="343" w:author="Cheng, Matt" w:date="2021-08-24T23:02:00Z">
            <w:rPr>
              <w:b/>
            </w:rPr>
          </w:rPrChange>
        </w:rPr>
        <w:t>Methods:</w:t>
      </w:r>
    </w:p>
    <w:p w14:paraId="53F21379" w14:textId="77777777" w:rsidR="005E16DC" w:rsidRPr="00D37B11" w:rsidRDefault="005E16DC" w:rsidP="00E71425">
      <w:pPr>
        <w:spacing w:line="480" w:lineRule="auto"/>
        <w:rPr>
          <w:b/>
        </w:rPr>
      </w:pPr>
    </w:p>
    <w:p w14:paraId="0A43C4B3" w14:textId="785ACF54" w:rsidR="00BF598D" w:rsidRDefault="00B8244C" w:rsidP="00BF598D">
      <w:pPr>
        <w:rPr>
          <w:ins w:id="344" w:author="Cheng, Matt" w:date="2021-08-24T23:06:00Z"/>
        </w:rPr>
      </w:pPr>
      <w:r w:rsidRPr="00D37B11">
        <w:rPr>
          <w:i/>
        </w:rPr>
        <w:t>Study area</w:t>
      </w:r>
      <w:ins w:id="345" w:author="Cheng, Matt" w:date="2021-08-24T23:05:00Z">
        <w:r w:rsidR="00BF598D">
          <w:rPr>
            <w:i/>
          </w:rPr>
          <w:t xml:space="preserve">. </w:t>
        </w:r>
      </w:ins>
      <w:ins w:id="346" w:author="Cheng, Matt" w:date="2021-08-24T23:06:00Z">
        <w:r w:rsidR="00BF598D" w:rsidRPr="00BF598D">
          <w:rPr>
            <w:rStyle w:val="Emphasis"/>
            <w:color w:val="2A2A2A"/>
            <w:rPrChange w:id="347" w:author="Cheng, Matt" w:date="2021-08-24T23:07:00Z">
              <w:rPr>
                <w:rStyle w:val="Emphasis"/>
                <w:rFonts w:ascii="Helvetica Neue" w:hAnsi="Helvetica Neue"/>
                <w:color w:val="2A2A2A"/>
              </w:rPr>
            </w:rPrChange>
          </w:rPr>
          <w:t>—</w:t>
        </w:r>
      </w:ins>
    </w:p>
    <w:p w14:paraId="7737DB5C" w14:textId="20687F07" w:rsidR="00B8244C" w:rsidRPr="00D37B11" w:rsidRDefault="00BF598D" w:rsidP="00E71425">
      <w:pPr>
        <w:spacing w:line="480" w:lineRule="auto"/>
        <w:rPr>
          <w:i/>
        </w:rPr>
      </w:pPr>
      <w:ins w:id="348" w:author="Cheng, Matt" w:date="2021-08-24T23:05:00Z">
        <w:r>
          <w:rPr>
            <w:i/>
          </w:rPr>
          <w:t xml:space="preserve"> </w:t>
        </w:r>
      </w:ins>
      <w:del w:id="349" w:author="Cheng, Matt" w:date="2021-08-24T23:05:00Z">
        <w:r w:rsidR="00B8244C" w:rsidRPr="00D37B11" w:rsidDel="00BF598D">
          <w:rPr>
            <w:i/>
          </w:rPr>
          <w:delText xml:space="preserve">: </w:delText>
        </w:r>
      </w:del>
    </w:p>
    <w:p w14:paraId="0D5AA9DF" w14:textId="77777777" w:rsidR="005E16DC" w:rsidRPr="00D37B11" w:rsidRDefault="005E16DC" w:rsidP="00E71425">
      <w:pPr>
        <w:spacing w:line="480" w:lineRule="auto"/>
        <w:rPr>
          <w:i/>
        </w:rPr>
      </w:pPr>
    </w:p>
    <w:p w14:paraId="34E7491D" w14:textId="281B4916" w:rsidR="00B8244C" w:rsidRPr="00D37B11" w:rsidRDefault="00B8244C" w:rsidP="00E71425">
      <w:pPr>
        <w:spacing w:line="480" w:lineRule="auto"/>
      </w:pPr>
      <w:r w:rsidRPr="00D37B11">
        <w:t xml:space="preserve">This study was conducted </w:t>
      </w:r>
      <w:r w:rsidR="0026375E" w:rsidRPr="00D37B11">
        <w:t xml:space="preserve">at the outlet of </w:t>
      </w:r>
      <w:proofErr w:type="spellStart"/>
      <w:r w:rsidR="0026375E" w:rsidRPr="00D37B11">
        <w:t>Chilko</w:t>
      </w:r>
      <w:proofErr w:type="spellEnd"/>
      <w:r w:rsidR="0026375E" w:rsidRPr="00D37B11">
        <w:t xml:space="preserve"> Lake</w:t>
      </w:r>
      <w:r w:rsidRPr="00D37B11">
        <w:t xml:space="preserve"> (also known as </w:t>
      </w:r>
      <w:proofErr w:type="spellStart"/>
      <w:r w:rsidRPr="00D37B11">
        <w:rPr>
          <w:highlight w:val="white"/>
        </w:rPr>
        <w:t>Tŝilhqox</w:t>
      </w:r>
      <w:proofErr w:type="spellEnd"/>
      <w:r w:rsidRPr="00D37B11">
        <w:rPr>
          <w:highlight w:val="white"/>
        </w:rPr>
        <w:t xml:space="preserve"> </w:t>
      </w:r>
      <w:proofErr w:type="spellStart"/>
      <w:r w:rsidRPr="00D37B11">
        <w:rPr>
          <w:highlight w:val="white"/>
        </w:rPr>
        <w:t>Biny</w:t>
      </w:r>
      <w:proofErr w:type="spellEnd"/>
      <w:r w:rsidRPr="00D37B11">
        <w:rPr>
          <w:highlight w:val="white"/>
        </w:rPr>
        <w:t>)</w:t>
      </w:r>
      <w:r w:rsidRPr="00D37B11">
        <w:t xml:space="preserve">, British Columbia, Canada (Fig. 1). </w:t>
      </w:r>
      <w:proofErr w:type="spellStart"/>
      <w:r w:rsidRPr="00D37B11">
        <w:t>Chilko</w:t>
      </w:r>
      <w:proofErr w:type="spellEnd"/>
      <w:r w:rsidRPr="00D37B11">
        <w:t xml:space="preserve"> Lake is a 180 km</w:t>
      </w:r>
      <w:r w:rsidRPr="00D37B11">
        <w:rPr>
          <w:vertAlign w:val="superscript"/>
        </w:rPr>
        <w:t>2</w:t>
      </w:r>
      <w:r w:rsidRPr="00D37B11">
        <w:t xml:space="preserve">, high elevation (~1100 </w:t>
      </w:r>
      <w:proofErr w:type="spellStart"/>
      <w:r w:rsidRPr="00D37B11">
        <w:t>m.a.s.l</w:t>
      </w:r>
      <w:proofErr w:type="spellEnd"/>
      <w:r w:rsidRPr="00D37B11">
        <w:t xml:space="preserve">) lake that has a north-south orientation and stretches ~65 km long. </w:t>
      </w:r>
      <w:r w:rsidR="0026375E" w:rsidRPr="00D37B11">
        <w:t xml:space="preserve">Each spring, Fisheries and Oceans Canada (DFO) installs </w:t>
      </w:r>
      <w:r w:rsidRPr="00D37B11">
        <w:t xml:space="preserve">a counting fence to estimate the </w:t>
      </w:r>
      <w:r w:rsidR="0026375E" w:rsidRPr="00D37B11">
        <w:t xml:space="preserve">numbers </w:t>
      </w:r>
      <w:r w:rsidRPr="00D37B11">
        <w:t>of outmigrant smolts. The DFO counting fence is located approximately 1.</w:t>
      </w:r>
      <w:r w:rsidR="00396D10" w:rsidRPr="00D37B11">
        <w:t>3</w:t>
      </w:r>
      <w:r w:rsidRPr="00D37B11">
        <w:t xml:space="preserve"> km downstream from </w:t>
      </w:r>
      <w:proofErr w:type="spellStart"/>
      <w:r w:rsidRPr="00D37B11">
        <w:t>Chilko</w:t>
      </w:r>
      <w:proofErr w:type="spellEnd"/>
      <w:r w:rsidRPr="00D37B11">
        <w:t xml:space="preserve"> Lake (Fig. 1</w:t>
      </w:r>
      <w:proofErr w:type="gramStart"/>
      <w:r w:rsidRPr="00D37B11">
        <w:t>), and</w:t>
      </w:r>
      <w:proofErr w:type="gramEnd"/>
      <w:r w:rsidRPr="00D37B11">
        <w:t xml:space="preserve"> has been deployed annually since the early 1950s (Irvine and Akenhead 2013). Smolt densities obtained from the counting fence are estimated using digital photographs of smolt</w:t>
      </w:r>
      <w:r w:rsidR="006C5F79" w:rsidRPr="00D37B11">
        <w:t xml:space="preserve"> passing through the fence at regular time intervals and integrate estimates of smolt speeds as they pass</w:t>
      </w:r>
      <w:r w:rsidRPr="00D37B11">
        <w:t xml:space="preserve">. </w:t>
      </w:r>
      <w:r w:rsidR="006C5F79" w:rsidRPr="00D37B11">
        <w:t>In 2016,</w:t>
      </w:r>
      <w:r w:rsidRPr="00D37B11">
        <w:t xml:space="preserve"> smolt densities were estimated hourly. </w:t>
      </w:r>
    </w:p>
    <w:p w14:paraId="7DBB1B11" w14:textId="77777777" w:rsidR="00457277" w:rsidRPr="00D37B11" w:rsidRDefault="00457277" w:rsidP="00E71425">
      <w:pPr>
        <w:spacing w:line="480" w:lineRule="auto"/>
        <w:rPr>
          <w:ins w:id="350" w:author="Author" w:date="2021-07-26T18:39:00Z"/>
          <w:i/>
        </w:rPr>
      </w:pPr>
    </w:p>
    <w:p w14:paraId="02CBB125" w14:textId="4BBCF310" w:rsidR="005C26B4" w:rsidRPr="00D37B11" w:rsidRDefault="005C26B4" w:rsidP="00E71425">
      <w:pPr>
        <w:spacing w:line="480" w:lineRule="auto"/>
        <w:rPr>
          <w:i/>
        </w:rPr>
      </w:pPr>
      <w:r w:rsidRPr="00D37B11">
        <w:rPr>
          <w:i/>
        </w:rPr>
        <w:lastRenderedPageBreak/>
        <w:t>DIDSON deployment and setup</w:t>
      </w:r>
      <w:ins w:id="351" w:author="Cheng, Matt" w:date="2021-08-24T23:07:00Z">
        <w:r w:rsidR="00BF598D">
          <w:rPr>
            <w:i/>
          </w:rPr>
          <w:t xml:space="preserve">. </w:t>
        </w:r>
        <w:r w:rsidR="00BF598D" w:rsidRPr="00EC4950">
          <w:rPr>
            <w:rStyle w:val="Emphasis"/>
            <w:color w:val="2A2A2A"/>
          </w:rPr>
          <w:t>—</w:t>
        </w:r>
      </w:ins>
      <w:del w:id="352" w:author="Cheng, Matt" w:date="2021-08-24T23:07:00Z">
        <w:r w:rsidRPr="00D37B11" w:rsidDel="00BF598D">
          <w:rPr>
            <w:i/>
          </w:rPr>
          <w:delText>:</w:delText>
        </w:r>
      </w:del>
    </w:p>
    <w:p w14:paraId="32E9C0AF" w14:textId="15CD113E" w:rsidR="005E16DC" w:rsidRPr="00D37B11" w:rsidRDefault="00213B83" w:rsidP="00E71425">
      <w:pPr>
        <w:spacing w:line="480" w:lineRule="auto"/>
        <w:rPr>
          <w:iCs/>
        </w:rPr>
      </w:pPr>
      <w:ins w:id="353" w:author="Nathan Furey" w:date="2021-08-21T14:29:00Z">
        <w:r w:rsidRPr="00D37B11">
          <w:rPr>
            <w:iCs/>
          </w:rPr>
          <w:tab/>
        </w:r>
      </w:ins>
      <w:ins w:id="354" w:author="Nathan Furey" w:date="2021-08-21T14:50:00Z">
        <w:r w:rsidR="00194E15" w:rsidRPr="00D37B11">
          <w:rPr>
            <w:iCs/>
          </w:rPr>
          <w:t xml:space="preserve"> </w:t>
        </w:r>
      </w:ins>
    </w:p>
    <w:p w14:paraId="319008EE" w14:textId="32B777B4" w:rsidR="002F17C7" w:rsidRPr="00D37B11" w:rsidRDefault="005E16DC" w:rsidP="00E71425">
      <w:pPr>
        <w:spacing w:line="480" w:lineRule="auto"/>
        <w:rPr>
          <w:ins w:id="355" w:author="Cheng, Matt" w:date="2021-08-22T13:28:00Z"/>
          <w:iCs/>
        </w:rPr>
      </w:pPr>
      <w:r w:rsidRPr="00D37B11">
        <w:tab/>
      </w:r>
      <w:r w:rsidR="005C26B4" w:rsidRPr="00D37B11">
        <w:t>The DIDSON system</w:t>
      </w:r>
      <w:r w:rsidR="00AD5241" w:rsidRPr="00D37B11">
        <w:t xml:space="preserve"> (Sound Metrics, Bellevue, Washington)</w:t>
      </w:r>
      <w:r w:rsidR="005C26B4" w:rsidRPr="00D37B11">
        <w:t xml:space="preserve"> was deployed at 5 sites (Fig. 1) from April 20 - April 29 in 2016 during the </w:t>
      </w:r>
      <w:del w:id="356" w:author="Cheng, Matt" w:date="2021-08-22T12:13:00Z">
        <w:r w:rsidR="005C26B4" w:rsidRPr="00D37B11" w:rsidDel="00A63F8E">
          <w:delText>sockeye salmon</w:delText>
        </w:r>
      </w:del>
      <w:ins w:id="357" w:author="Cheng, Matt" w:date="2021-08-22T12:13:00Z">
        <w:r w:rsidR="00A63F8E" w:rsidRPr="00D37B11">
          <w:t>Sockeye Salmon</w:t>
        </w:r>
      </w:ins>
      <w:r w:rsidR="005C26B4" w:rsidRPr="00D37B11">
        <w:t xml:space="preserve"> smolt outmigration. We deployed the DIDSON upstream of the government counting fence </w:t>
      </w:r>
      <w:commentRangeStart w:id="358"/>
      <w:r w:rsidR="005C26B4" w:rsidRPr="00D37B11">
        <w:t xml:space="preserve">(site UF) </w:t>
      </w:r>
      <w:commentRangeEnd w:id="358"/>
      <w:r w:rsidR="00057900" w:rsidRPr="00D37B11">
        <w:rPr>
          <w:rStyle w:val="CommentReference"/>
          <w:rFonts w:ascii="Arial" w:eastAsia="Arial" w:hAnsi="Arial" w:cs="Arial"/>
          <w:sz w:val="24"/>
          <w:szCs w:val="24"/>
          <w:lang w:val="en"/>
          <w:rPrChange w:id="359" w:author="Cheng, Matt" w:date="2021-08-24T22:59:00Z">
            <w:rPr>
              <w:rStyle w:val="CommentReference"/>
              <w:rFonts w:ascii="Arial" w:eastAsia="Arial" w:hAnsi="Arial" w:cs="Arial"/>
              <w:lang w:val="en"/>
            </w:rPr>
          </w:rPrChange>
        </w:rPr>
        <w:commentReference w:id="358"/>
      </w:r>
      <w:r w:rsidR="005C26B4" w:rsidRPr="00D37B11">
        <w:t>from April 20 – 21 2016 and April 27 – 29 2016.</w:t>
      </w:r>
      <w:ins w:id="360" w:author="Author" w:date="2021-07-26T17:50:00Z">
        <w:r w:rsidR="002F17C7" w:rsidRPr="00D37B11">
          <w:t xml:space="preserve"> </w:t>
        </w:r>
      </w:ins>
      <w:r w:rsidR="005C26B4" w:rsidRPr="00D37B11">
        <w:t xml:space="preserve">We also stationed the DIDSON downstream from </w:t>
      </w:r>
      <w:proofErr w:type="spellStart"/>
      <w:r w:rsidR="005C26B4" w:rsidRPr="00D37B11">
        <w:t>Chilko</w:t>
      </w:r>
      <w:proofErr w:type="spellEnd"/>
      <w:r w:rsidR="005C26B4" w:rsidRPr="00D37B11">
        <w:t xml:space="preserve"> River (site DR) from April 21 – 22 2016 and downstream from the counting fence (site DF) from April 23 – 24 2016. Finally, the DIDSON was positioned at a narrow river segment (site N) from April 25 – 26 2016 and April </w:t>
      </w:r>
      <w:del w:id="361" w:author="Cheng, Matt" w:date="2021-08-22T10:39:00Z">
        <w:r w:rsidR="005C26B4" w:rsidRPr="00D37B11" w:rsidDel="003742CE">
          <w:delText>29</w:delText>
        </w:r>
      </w:del>
      <w:ins w:id="362" w:author="Cheng, Matt" w:date="2021-08-22T10:39:00Z">
        <w:r w:rsidR="003742CE" w:rsidRPr="00D37B11">
          <w:t>29,</w:t>
        </w:r>
      </w:ins>
      <w:r w:rsidR="005C26B4" w:rsidRPr="00D37B11">
        <w:t xml:space="preserve"> 2016. </w:t>
      </w:r>
      <w:r w:rsidR="003F4D55" w:rsidRPr="00D37B11">
        <w:rPr>
          <w:iCs/>
        </w:rPr>
        <w:t xml:space="preserve">The DIDSON was deployed on a custom-built metal tripod. This frame allowed the DIDSON to be placed ~0.5-m above the riverbed and keep the sensor between level to the water’s surface and -15° and perpendicular to the flow. We used two different configurations of the DIDSON; the first constrained the detection range to ~5 meters and the second to 10 meters into the river channel (Table 1), with the outlet or river width 70-100 m depending upon the site.  </w:t>
      </w:r>
    </w:p>
    <w:p w14:paraId="437814D3" w14:textId="77777777" w:rsidR="00C26613" w:rsidRPr="00D37B11" w:rsidRDefault="00C26613" w:rsidP="00E71425">
      <w:pPr>
        <w:spacing w:line="480" w:lineRule="auto"/>
      </w:pPr>
    </w:p>
    <w:p w14:paraId="5E4E2851" w14:textId="71103C5F" w:rsidR="000129F5" w:rsidRPr="00D37B11" w:rsidDel="007D38FD" w:rsidRDefault="000129F5" w:rsidP="00E71425">
      <w:pPr>
        <w:spacing w:line="480" w:lineRule="auto"/>
        <w:rPr>
          <w:del w:id="363" w:author="Cheng, Matt" w:date="2021-08-22T11:37:00Z"/>
        </w:rPr>
      </w:pPr>
      <w:del w:id="364" w:author="Cheng, Matt" w:date="2021-08-22T11:37:00Z">
        <w:r w:rsidRPr="00D37B11" w:rsidDel="007D38FD">
          <w:delText xml:space="preserve">Table 1. </w:delText>
        </w:r>
        <w:r w:rsidR="00CB0647" w:rsidRPr="00D37B11" w:rsidDel="007D38FD">
          <w:delText>Summary data for DIDSON deployments in Chilko Lake, British Columbia, Canada, from April 20 – 29</w:delText>
        </w:r>
        <w:r w:rsidR="009B657D" w:rsidRPr="00D37B11" w:rsidDel="007D38FD">
          <w:delText>,</w:delText>
        </w:r>
        <w:r w:rsidR="00CB0647" w:rsidRPr="00D37B11" w:rsidDel="007D38FD">
          <w:delText xml:space="preserve"> 2016 during a smolt outmigration period.</w:delText>
        </w:r>
      </w:del>
    </w:p>
    <w:tbl>
      <w:tblPr>
        <w:tblStyle w:val="TableGrid"/>
        <w:tblW w:w="10192" w:type="dxa"/>
        <w:tblInd w:w="-185" w:type="dxa"/>
        <w:tblLook w:val="04A0" w:firstRow="1" w:lastRow="0" w:firstColumn="1" w:lastColumn="0" w:noHBand="0" w:noVBand="1"/>
      </w:tblPr>
      <w:tblGrid>
        <w:gridCol w:w="2470"/>
        <w:gridCol w:w="1924"/>
        <w:gridCol w:w="1796"/>
        <w:gridCol w:w="2001"/>
        <w:gridCol w:w="2001"/>
      </w:tblGrid>
      <w:tr w:rsidR="0082697C" w:rsidRPr="00D37B11" w:rsidDel="007D38FD" w14:paraId="06CDB4EB" w14:textId="57A58868" w:rsidTr="00A04C44">
        <w:trPr>
          <w:trHeight w:val="551"/>
          <w:del w:id="365" w:author="Cheng, Matt" w:date="2021-08-22T11:37:00Z"/>
        </w:trPr>
        <w:tc>
          <w:tcPr>
            <w:tcW w:w="2470" w:type="dxa"/>
          </w:tcPr>
          <w:p w14:paraId="177EE5BE" w14:textId="046AACF5" w:rsidR="0082697C" w:rsidRPr="00D37B11" w:rsidDel="007D38FD" w:rsidRDefault="0082697C" w:rsidP="001511A4">
            <w:pPr>
              <w:rPr>
                <w:del w:id="366" w:author="Cheng, Matt" w:date="2021-08-22T11:37:00Z"/>
              </w:rPr>
            </w:pPr>
            <w:del w:id="367" w:author="Cheng, Matt" w:date="2021-08-22T11:37:00Z">
              <w:r w:rsidRPr="00D37B11" w:rsidDel="007D38FD">
                <w:delText>Site and Date(s)</w:delText>
              </w:r>
            </w:del>
          </w:p>
        </w:tc>
        <w:tc>
          <w:tcPr>
            <w:tcW w:w="1924" w:type="dxa"/>
          </w:tcPr>
          <w:p w14:paraId="7A405794" w14:textId="5D247E85" w:rsidR="0082697C" w:rsidRPr="00D37B11" w:rsidDel="007D38FD" w:rsidRDefault="003F4D55" w:rsidP="001511A4">
            <w:pPr>
              <w:rPr>
                <w:del w:id="368" w:author="Cheng, Matt" w:date="2021-08-22T11:37:00Z"/>
              </w:rPr>
            </w:pPr>
            <w:commentRangeStart w:id="369"/>
            <w:commentRangeEnd w:id="369"/>
            <w:del w:id="370" w:author="Cheng, Matt" w:date="2021-08-22T11:37:00Z">
              <w:r w:rsidRPr="00D37B11" w:rsidDel="007D38FD">
                <w:rPr>
                  <w:rStyle w:val="CommentReference"/>
                  <w:rFonts w:ascii="Arial" w:eastAsia="Arial" w:hAnsi="Arial" w:cs="Arial"/>
                  <w:sz w:val="24"/>
                  <w:szCs w:val="24"/>
                  <w:lang w:val="en"/>
                  <w:rPrChange w:id="371" w:author="Cheng, Matt" w:date="2021-08-24T22:59:00Z">
                    <w:rPr>
                      <w:rStyle w:val="CommentReference"/>
                      <w:rFonts w:ascii="Arial" w:eastAsia="Arial" w:hAnsi="Arial" w:cs="Arial"/>
                      <w:lang w:val="en"/>
                    </w:rPr>
                  </w:rPrChange>
                </w:rPr>
                <w:commentReference w:id="369"/>
              </w:r>
            </w:del>
          </w:p>
        </w:tc>
        <w:tc>
          <w:tcPr>
            <w:tcW w:w="1796" w:type="dxa"/>
          </w:tcPr>
          <w:p w14:paraId="116CB364" w14:textId="6ABCAAA8" w:rsidR="0082697C" w:rsidRPr="00D37B11" w:rsidDel="007D38FD" w:rsidRDefault="0082697C" w:rsidP="001511A4">
            <w:pPr>
              <w:rPr>
                <w:del w:id="372" w:author="Cheng, Matt" w:date="2021-08-22T11:37:00Z"/>
              </w:rPr>
            </w:pPr>
            <w:del w:id="373" w:author="Cheng, Matt" w:date="2021-08-22T11:37:00Z">
              <w:r w:rsidRPr="00D37B11" w:rsidDel="007D38FD">
                <w:delText>Hours of video footage</w:delText>
              </w:r>
            </w:del>
          </w:p>
        </w:tc>
        <w:tc>
          <w:tcPr>
            <w:tcW w:w="2001" w:type="dxa"/>
          </w:tcPr>
          <w:p w14:paraId="0E712EF5" w14:textId="0B23FD93" w:rsidR="0082697C" w:rsidRPr="00D37B11" w:rsidDel="007D38FD" w:rsidRDefault="0082697C" w:rsidP="001511A4">
            <w:pPr>
              <w:rPr>
                <w:del w:id="374" w:author="Cheng, Matt" w:date="2021-08-22T11:37:00Z"/>
              </w:rPr>
            </w:pPr>
            <w:del w:id="375" w:author="Cheng, Matt" w:date="2021-08-22T11:37:00Z">
              <w:r w:rsidRPr="00D37B11" w:rsidDel="007D38FD">
                <w:delText>Window start (m)</w:delText>
              </w:r>
            </w:del>
          </w:p>
        </w:tc>
        <w:tc>
          <w:tcPr>
            <w:tcW w:w="2001" w:type="dxa"/>
          </w:tcPr>
          <w:p w14:paraId="272317F1" w14:textId="32E89B1C" w:rsidR="0082697C" w:rsidRPr="00D37B11" w:rsidDel="007D38FD" w:rsidRDefault="0082697C" w:rsidP="001511A4">
            <w:pPr>
              <w:rPr>
                <w:del w:id="376" w:author="Cheng, Matt" w:date="2021-08-22T11:37:00Z"/>
              </w:rPr>
            </w:pPr>
            <w:del w:id="377" w:author="Cheng, Matt" w:date="2021-08-22T11:37:00Z">
              <w:r w:rsidRPr="00D37B11" w:rsidDel="007D38FD">
                <w:delText xml:space="preserve">Window </w:delText>
              </w:r>
            </w:del>
          </w:p>
          <w:p w14:paraId="085A2F1A" w14:textId="4DB5EF2E" w:rsidR="0082697C" w:rsidRPr="00D37B11" w:rsidDel="007D38FD" w:rsidRDefault="0082697C" w:rsidP="001511A4">
            <w:pPr>
              <w:rPr>
                <w:del w:id="378" w:author="Cheng, Matt" w:date="2021-08-22T11:37:00Z"/>
              </w:rPr>
            </w:pPr>
            <w:del w:id="379" w:author="Cheng, Matt" w:date="2021-08-22T11:37:00Z">
              <w:r w:rsidRPr="00D37B11" w:rsidDel="007D38FD">
                <w:delText>length (m)</w:delText>
              </w:r>
            </w:del>
          </w:p>
        </w:tc>
      </w:tr>
      <w:tr w:rsidR="0082697C" w:rsidRPr="00D37B11" w:rsidDel="007D38FD" w14:paraId="06570BCB" w14:textId="3B904306" w:rsidTr="00A04C44">
        <w:trPr>
          <w:trHeight w:val="229"/>
          <w:del w:id="380" w:author="Cheng, Matt" w:date="2021-08-22T11:37:00Z"/>
        </w:trPr>
        <w:tc>
          <w:tcPr>
            <w:tcW w:w="2470" w:type="dxa"/>
          </w:tcPr>
          <w:p w14:paraId="1CA23EE4" w14:textId="2EED76EC" w:rsidR="0082697C" w:rsidRPr="00D37B11" w:rsidDel="007D38FD" w:rsidRDefault="0082697C" w:rsidP="001511A4">
            <w:pPr>
              <w:rPr>
                <w:del w:id="381" w:author="Cheng, Matt" w:date="2021-08-22T11:37:00Z"/>
              </w:rPr>
            </w:pPr>
            <w:del w:id="382" w:author="Cheng, Matt" w:date="2021-08-22T11:37:00Z">
              <w:r w:rsidRPr="00D37B11" w:rsidDel="007D38FD">
                <w:delText>Upstream Fence April 20 – 21 2016</w:delText>
              </w:r>
            </w:del>
          </w:p>
        </w:tc>
        <w:tc>
          <w:tcPr>
            <w:tcW w:w="1924" w:type="dxa"/>
          </w:tcPr>
          <w:p w14:paraId="1753680E" w14:textId="66F8029D" w:rsidR="0082697C" w:rsidRPr="00D37B11" w:rsidDel="007D38FD" w:rsidRDefault="0082697C" w:rsidP="001511A4">
            <w:pPr>
              <w:rPr>
                <w:del w:id="383" w:author="Cheng, Matt" w:date="2021-08-22T11:37:00Z"/>
              </w:rPr>
            </w:pPr>
          </w:p>
        </w:tc>
        <w:tc>
          <w:tcPr>
            <w:tcW w:w="1796" w:type="dxa"/>
          </w:tcPr>
          <w:p w14:paraId="75CB8F8A" w14:textId="52A15DF4" w:rsidR="0082697C" w:rsidRPr="00D37B11" w:rsidDel="007D38FD" w:rsidRDefault="0082697C" w:rsidP="001511A4">
            <w:pPr>
              <w:rPr>
                <w:del w:id="384" w:author="Cheng, Matt" w:date="2021-08-22T11:37:00Z"/>
              </w:rPr>
            </w:pPr>
            <w:del w:id="385" w:author="Cheng, Matt" w:date="2021-08-22T11:37:00Z">
              <w:r w:rsidRPr="00D37B11" w:rsidDel="007D38FD">
                <w:delText>14</w:delText>
              </w:r>
            </w:del>
          </w:p>
        </w:tc>
        <w:tc>
          <w:tcPr>
            <w:tcW w:w="2001" w:type="dxa"/>
          </w:tcPr>
          <w:p w14:paraId="6A5CCB56" w14:textId="3877385B" w:rsidR="0082697C" w:rsidRPr="00D37B11" w:rsidDel="007D38FD" w:rsidRDefault="0082697C" w:rsidP="001511A4">
            <w:pPr>
              <w:rPr>
                <w:del w:id="386" w:author="Cheng, Matt" w:date="2021-08-22T11:37:00Z"/>
              </w:rPr>
            </w:pPr>
            <w:del w:id="387" w:author="Cheng, Matt" w:date="2021-08-22T11:37:00Z">
              <w:r w:rsidRPr="00D37B11" w:rsidDel="007D38FD">
                <w:delText>0.83</w:delText>
              </w:r>
            </w:del>
          </w:p>
          <w:p w14:paraId="04F184B4" w14:textId="50B9C2C4" w:rsidR="0082697C" w:rsidRPr="00D37B11" w:rsidDel="007D38FD" w:rsidRDefault="0082697C" w:rsidP="001511A4">
            <w:pPr>
              <w:rPr>
                <w:del w:id="388" w:author="Cheng, Matt" w:date="2021-08-22T11:37:00Z"/>
              </w:rPr>
            </w:pPr>
          </w:p>
        </w:tc>
        <w:tc>
          <w:tcPr>
            <w:tcW w:w="2001" w:type="dxa"/>
          </w:tcPr>
          <w:p w14:paraId="407C946E" w14:textId="00F469EC" w:rsidR="0082697C" w:rsidRPr="00D37B11" w:rsidDel="007D38FD" w:rsidRDefault="0082697C" w:rsidP="001511A4">
            <w:pPr>
              <w:rPr>
                <w:del w:id="389" w:author="Cheng, Matt" w:date="2021-08-22T11:37:00Z"/>
              </w:rPr>
            </w:pPr>
            <w:del w:id="390" w:author="Cheng, Matt" w:date="2021-08-22T11:37:00Z">
              <w:r w:rsidRPr="00D37B11" w:rsidDel="007D38FD">
                <w:delText>10</w:delText>
              </w:r>
            </w:del>
          </w:p>
        </w:tc>
      </w:tr>
      <w:tr w:rsidR="0082697C" w:rsidRPr="00D37B11" w:rsidDel="007D38FD" w14:paraId="27183D9B" w14:textId="5C22EB23" w:rsidTr="00A04C44">
        <w:trPr>
          <w:trHeight w:val="229"/>
          <w:del w:id="391" w:author="Cheng, Matt" w:date="2021-08-22T11:37:00Z"/>
        </w:trPr>
        <w:tc>
          <w:tcPr>
            <w:tcW w:w="2470" w:type="dxa"/>
          </w:tcPr>
          <w:p w14:paraId="546C1754" w14:textId="309B832F" w:rsidR="0082697C" w:rsidRPr="00D37B11" w:rsidDel="007D38FD" w:rsidRDefault="0082697C" w:rsidP="001511A4">
            <w:pPr>
              <w:rPr>
                <w:del w:id="392" w:author="Cheng, Matt" w:date="2021-08-22T11:37:00Z"/>
              </w:rPr>
            </w:pPr>
            <w:del w:id="393" w:author="Cheng, Matt" w:date="2021-08-22T11:37:00Z">
              <w:r w:rsidRPr="00D37B11" w:rsidDel="007D38FD">
                <w:delText>Downstream Fence April 21 – 22 2016</w:delText>
              </w:r>
            </w:del>
          </w:p>
        </w:tc>
        <w:tc>
          <w:tcPr>
            <w:tcW w:w="1924" w:type="dxa"/>
          </w:tcPr>
          <w:p w14:paraId="51C7CE47" w14:textId="59047684" w:rsidR="0082697C" w:rsidRPr="00D37B11" w:rsidDel="007D38FD" w:rsidRDefault="0082697C" w:rsidP="001511A4">
            <w:pPr>
              <w:rPr>
                <w:del w:id="394" w:author="Cheng, Matt" w:date="2021-08-22T11:37:00Z"/>
              </w:rPr>
            </w:pPr>
          </w:p>
        </w:tc>
        <w:tc>
          <w:tcPr>
            <w:tcW w:w="1796" w:type="dxa"/>
          </w:tcPr>
          <w:p w14:paraId="79414EAF" w14:textId="0B9DD17A" w:rsidR="0082697C" w:rsidRPr="00D37B11" w:rsidDel="007D38FD" w:rsidRDefault="0082697C" w:rsidP="001511A4">
            <w:pPr>
              <w:rPr>
                <w:del w:id="395" w:author="Cheng, Matt" w:date="2021-08-22T11:37:00Z"/>
              </w:rPr>
            </w:pPr>
            <w:del w:id="396" w:author="Cheng, Matt" w:date="2021-08-22T11:37:00Z">
              <w:r w:rsidRPr="00D37B11" w:rsidDel="007D38FD">
                <w:delText>14.5</w:delText>
              </w:r>
            </w:del>
          </w:p>
        </w:tc>
        <w:tc>
          <w:tcPr>
            <w:tcW w:w="2001" w:type="dxa"/>
          </w:tcPr>
          <w:p w14:paraId="66948449" w14:textId="1FDC0C2C" w:rsidR="0082697C" w:rsidRPr="00D37B11" w:rsidDel="007D38FD" w:rsidRDefault="0082697C" w:rsidP="001511A4">
            <w:pPr>
              <w:rPr>
                <w:del w:id="397" w:author="Cheng, Matt" w:date="2021-08-22T11:37:00Z"/>
              </w:rPr>
            </w:pPr>
            <w:del w:id="398" w:author="Cheng, Matt" w:date="2021-08-22T11:37:00Z">
              <w:r w:rsidRPr="00D37B11" w:rsidDel="007D38FD">
                <w:delText>0.83</w:delText>
              </w:r>
            </w:del>
          </w:p>
        </w:tc>
        <w:tc>
          <w:tcPr>
            <w:tcW w:w="2001" w:type="dxa"/>
          </w:tcPr>
          <w:p w14:paraId="6AA3C061" w14:textId="3CAD36FA" w:rsidR="0082697C" w:rsidRPr="00D37B11" w:rsidDel="007D38FD" w:rsidRDefault="0082697C" w:rsidP="001511A4">
            <w:pPr>
              <w:rPr>
                <w:del w:id="399" w:author="Cheng, Matt" w:date="2021-08-22T11:37:00Z"/>
              </w:rPr>
            </w:pPr>
            <w:del w:id="400" w:author="Cheng, Matt" w:date="2021-08-22T11:37:00Z">
              <w:r w:rsidRPr="00D37B11" w:rsidDel="007D38FD">
                <w:delText>10</w:delText>
              </w:r>
            </w:del>
          </w:p>
        </w:tc>
      </w:tr>
      <w:tr w:rsidR="0082697C" w:rsidRPr="00D37B11" w:rsidDel="007D38FD" w14:paraId="0B6B58D4" w14:textId="206C41DE" w:rsidTr="00A04C44">
        <w:trPr>
          <w:trHeight w:val="229"/>
          <w:del w:id="401" w:author="Cheng, Matt" w:date="2021-08-22T11:37:00Z"/>
        </w:trPr>
        <w:tc>
          <w:tcPr>
            <w:tcW w:w="2470" w:type="dxa"/>
          </w:tcPr>
          <w:p w14:paraId="68001A27" w14:textId="159E43B5" w:rsidR="0082697C" w:rsidRPr="00D37B11" w:rsidDel="007D38FD" w:rsidRDefault="0082697C" w:rsidP="001511A4">
            <w:pPr>
              <w:rPr>
                <w:del w:id="402" w:author="Cheng, Matt" w:date="2021-08-22T11:37:00Z"/>
              </w:rPr>
            </w:pPr>
            <w:del w:id="403" w:author="Cheng, Matt" w:date="2021-08-22T11:37:00Z">
              <w:r w:rsidRPr="00D37B11" w:rsidDel="007D38FD">
                <w:delText>Downstream Fence April 23 – 24 2016</w:delText>
              </w:r>
            </w:del>
          </w:p>
        </w:tc>
        <w:tc>
          <w:tcPr>
            <w:tcW w:w="1924" w:type="dxa"/>
          </w:tcPr>
          <w:p w14:paraId="66F848DF" w14:textId="7398335E" w:rsidR="0082697C" w:rsidRPr="00D37B11" w:rsidDel="007D38FD" w:rsidRDefault="0082697C" w:rsidP="001511A4">
            <w:pPr>
              <w:rPr>
                <w:del w:id="404" w:author="Cheng, Matt" w:date="2021-08-22T11:37:00Z"/>
              </w:rPr>
            </w:pPr>
          </w:p>
        </w:tc>
        <w:tc>
          <w:tcPr>
            <w:tcW w:w="1796" w:type="dxa"/>
          </w:tcPr>
          <w:p w14:paraId="5E1072C5" w14:textId="260EBADC" w:rsidR="0082697C" w:rsidRPr="00D37B11" w:rsidDel="007D38FD" w:rsidRDefault="0082697C" w:rsidP="001511A4">
            <w:pPr>
              <w:rPr>
                <w:del w:id="405" w:author="Cheng, Matt" w:date="2021-08-22T11:37:00Z"/>
              </w:rPr>
            </w:pPr>
            <w:del w:id="406" w:author="Cheng, Matt" w:date="2021-08-22T11:37:00Z">
              <w:r w:rsidRPr="00D37B11" w:rsidDel="007D38FD">
                <w:delText>22</w:delText>
              </w:r>
            </w:del>
          </w:p>
        </w:tc>
        <w:tc>
          <w:tcPr>
            <w:tcW w:w="2001" w:type="dxa"/>
          </w:tcPr>
          <w:p w14:paraId="5177A366" w14:textId="4E1328E2" w:rsidR="0082697C" w:rsidRPr="00D37B11" w:rsidDel="007D38FD" w:rsidRDefault="0082697C" w:rsidP="001511A4">
            <w:pPr>
              <w:rPr>
                <w:del w:id="407" w:author="Cheng, Matt" w:date="2021-08-22T11:37:00Z"/>
              </w:rPr>
            </w:pPr>
            <w:del w:id="408" w:author="Cheng, Matt" w:date="2021-08-22T11:37:00Z">
              <w:r w:rsidRPr="00D37B11" w:rsidDel="007D38FD">
                <w:delText>0.83</w:delText>
              </w:r>
            </w:del>
          </w:p>
        </w:tc>
        <w:tc>
          <w:tcPr>
            <w:tcW w:w="2001" w:type="dxa"/>
          </w:tcPr>
          <w:p w14:paraId="75C46BE0" w14:textId="3489AADA" w:rsidR="0082697C" w:rsidRPr="00D37B11" w:rsidDel="007D38FD" w:rsidRDefault="0082697C" w:rsidP="001511A4">
            <w:pPr>
              <w:rPr>
                <w:del w:id="409" w:author="Cheng, Matt" w:date="2021-08-22T11:37:00Z"/>
              </w:rPr>
            </w:pPr>
            <w:del w:id="410" w:author="Cheng, Matt" w:date="2021-08-22T11:37:00Z">
              <w:r w:rsidRPr="00D37B11" w:rsidDel="007D38FD">
                <w:delText>10</w:delText>
              </w:r>
            </w:del>
          </w:p>
        </w:tc>
      </w:tr>
      <w:tr w:rsidR="0082697C" w:rsidRPr="00D37B11" w:rsidDel="007D38FD" w14:paraId="78B2AC9A" w14:textId="7BFAFB1A" w:rsidTr="00A04C44">
        <w:trPr>
          <w:trHeight w:val="125"/>
          <w:del w:id="411" w:author="Cheng, Matt" w:date="2021-08-22T11:37:00Z"/>
        </w:trPr>
        <w:tc>
          <w:tcPr>
            <w:tcW w:w="2470" w:type="dxa"/>
          </w:tcPr>
          <w:p w14:paraId="303B7896" w14:textId="2F066D7C" w:rsidR="0082697C" w:rsidRPr="00D37B11" w:rsidDel="007D38FD" w:rsidRDefault="0082697C" w:rsidP="001511A4">
            <w:pPr>
              <w:rPr>
                <w:del w:id="412" w:author="Cheng, Matt" w:date="2021-08-22T11:37:00Z"/>
              </w:rPr>
            </w:pPr>
            <w:del w:id="413" w:author="Cheng, Matt" w:date="2021-08-22T11:37:00Z">
              <w:r w:rsidRPr="00D37B11" w:rsidDel="007D38FD">
                <w:delText>Narrows April 25 -26 2016</w:delText>
              </w:r>
            </w:del>
          </w:p>
        </w:tc>
        <w:tc>
          <w:tcPr>
            <w:tcW w:w="1924" w:type="dxa"/>
          </w:tcPr>
          <w:p w14:paraId="748DD57A" w14:textId="24A308C9" w:rsidR="0082697C" w:rsidRPr="00D37B11" w:rsidDel="007D38FD" w:rsidRDefault="0082697C" w:rsidP="001511A4">
            <w:pPr>
              <w:rPr>
                <w:del w:id="414" w:author="Cheng, Matt" w:date="2021-08-22T11:37:00Z"/>
              </w:rPr>
            </w:pPr>
          </w:p>
        </w:tc>
        <w:tc>
          <w:tcPr>
            <w:tcW w:w="1796" w:type="dxa"/>
          </w:tcPr>
          <w:p w14:paraId="00439200" w14:textId="73524BCA" w:rsidR="0082697C" w:rsidRPr="00D37B11" w:rsidDel="007D38FD" w:rsidRDefault="0082697C" w:rsidP="001511A4">
            <w:pPr>
              <w:rPr>
                <w:del w:id="415" w:author="Cheng, Matt" w:date="2021-08-22T11:37:00Z"/>
              </w:rPr>
            </w:pPr>
            <w:del w:id="416" w:author="Cheng, Matt" w:date="2021-08-22T11:37:00Z">
              <w:r w:rsidRPr="00D37B11" w:rsidDel="007D38FD">
                <w:delText>5.5</w:delText>
              </w:r>
            </w:del>
          </w:p>
        </w:tc>
        <w:tc>
          <w:tcPr>
            <w:tcW w:w="2001" w:type="dxa"/>
          </w:tcPr>
          <w:p w14:paraId="55BB934A" w14:textId="27042C74" w:rsidR="0082697C" w:rsidRPr="00D37B11" w:rsidDel="007D38FD" w:rsidRDefault="0082697C" w:rsidP="001511A4">
            <w:pPr>
              <w:rPr>
                <w:del w:id="417" w:author="Cheng, Matt" w:date="2021-08-22T11:37:00Z"/>
              </w:rPr>
            </w:pPr>
            <w:del w:id="418" w:author="Cheng, Matt" w:date="2021-08-22T11:37:00Z">
              <w:r w:rsidRPr="00D37B11" w:rsidDel="007D38FD">
                <w:delText>0.83</w:delText>
              </w:r>
            </w:del>
          </w:p>
        </w:tc>
        <w:tc>
          <w:tcPr>
            <w:tcW w:w="2001" w:type="dxa"/>
          </w:tcPr>
          <w:p w14:paraId="180E53D4" w14:textId="780F3F44" w:rsidR="0082697C" w:rsidRPr="00D37B11" w:rsidDel="007D38FD" w:rsidRDefault="0082697C" w:rsidP="001511A4">
            <w:pPr>
              <w:rPr>
                <w:del w:id="419" w:author="Cheng, Matt" w:date="2021-08-22T11:37:00Z"/>
              </w:rPr>
            </w:pPr>
            <w:del w:id="420" w:author="Cheng, Matt" w:date="2021-08-22T11:37:00Z">
              <w:r w:rsidRPr="00D37B11" w:rsidDel="007D38FD">
                <w:delText>10</w:delText>
              </w:r>
            </w:del>
          </w:p>
        </w:tc>
      </w:tr>
      <w:tr w:rsidR="0082697C" w:rsidRPr="00D37B11" w:rsidDel="007D38FD" w14:paraId="6B90546E" w14:textId="65A2C0AA" w:rsidTr="00A04C44">
        <w:trPr>
          <w:trHeight w:val="59"/>
          <w:del w:id="421" w:author="Cheng, Matt" w:date="2021-08-22T11:37:00Z"/>
        </w:trPr>
        <w:tc>
          <w:tcPr>
            <w:tcW w:w="2470" w:type="dxa"/>
          </w:tcPr>
          <w:p w14:paraId="79947FCF" w14:textId="58B68C4B" w:rsidR="0082697C" w:rsidRPr="00D37B11" w:rsidDel="007D38FD" w:rsidRDefault="0082697C" w:rsidP="001511A4">
            <w:pPr>
              <w:rPr>
                <w:del w:id="422" w:author="Cheng, Matt" w:date="2021-08-22T11:37:00Z"/>
              </w:rPr>
            </w:pPr>
            <w:del w:id="423" w:author="Cheng, Matt" w:date="2021-08-22T11:37:00Z">
              <w:r w:rsidRPr="00D37B11" w:rsidDel="007D38FD">
                <w:delText>Upstream Fence April 27 – 29 2016</w:delText>
              </w:r>
            </w:del>
          </w:p>
        </w:tc>
        <w:tc>
          <w:tcPr>
            <w:tcW w:w="1924" w:type="dxa"/>
          </w:tcPr>
          <w:p w14:paraId="50F82FBE" w14:textId="6E310BE2" w:rsidR="0082697C" w:rsidRPr="00D37B11" w:rsidDel="007D38FD" w:rsidRDefault="0082697C" w:rsidP="001511A4">
            <w:pPr>
              <w:rPr>
                <w:del w:id="424" w:author="Cheng, Matt" w:date="2021-08-22T11:37:00Z"/>
              </w:rPr>
            </w:pPr>
          </w:p>
        </w:tc>
        <w:tc>
          <w:tcPr>
            <w:tcW w:w="1796" w:type="dxa"/>
          </w:tcPr>
          <w:p w14:paraId="5C4C7C7D" w14:textId="5E2F9108" w:rsidR="0082697C" w:rsidRPr="00D37B11" w:rsidDel="007D38FD" w:rsidRDefault="0082697C" w:rsidP="001511A4">
            <w:pPr>
              <w:rPr>
                <w:del w:id="425" w:author="Cheng, Matt" w:date="2021-08-22T11:37:00Z"/>
              </w:rPr>
            </w:pPr>
            <w:del w:id="426" w:author="Cheng, Matt" w:date="2021-08-22T11:37:00Z">
              <w:r w:rsidRPr="00D37B11" w:rsidDel="007D38FD">
                <w:delText>41.5</w:delText>
              </w:r>
            </w:del>
          </w:p>
        </w:tc>
        <w:tc>
          <w:tcPr>
            <w:tcW w:w="2001" w:type="dxa"/>
          </w:tcPr>
          <w:p w14:paraId="1CF89B60" w14:textId="46157EB0" w:rsidR="0082697C" w:rsidRPr="00D37B11" w:rsidDel="007D38FD" w:rsidRDefault="0082697C" w:rsidP="001511A4">
            <w:pPr>
              <w:rPr>
                <w:del w:id="427" w:author="Cheng, Matt" w:date="2021-08-22T11:37:00Z"/>
              </w:rPr>
            </w:pPr>
            <w:del w:id="428" w:author="Cheng, Matt" w:date="2021-08-22T11:37:00Z">
              <w:r w:rsidRPr="00D37B11" w:rsidDel="007D38FD">
                <w:delText>0.83</w:delText>
              </w:r>
            </w:del>
          </w:p>
        </w:tc>
        <w:tc>
          <w:tcPr>
            <w:tcW w:w="2001" w:type="dxa"/>
          </w:tcPr>
          <w:p w14:paraId="086D7E3B" w14:textId="30FFEFE4" w:rsidR="0082697C" w:rsidRPr="00D37B11" w:rsidDel="007D38FD" w:rsidRDefault="0082697C" w:rsidP="001511A4">
            <w:pPr>
              <w:rPr>
                <w:del w:id="429" w:author="Cheng, Matt" w:date="2021-08-22T11:37:00Z"/>
              </w:rPr>
            </w:pPr>
            <w:del w:id="430" w:author="Cheng, Matt" w:date="2021-08-22T11:37:00Z">
              <w:r w:rsidRPr="00D37B11" w:rsidDel="007D38FD">
                <w:delText>5</w:delText>
              </w:r>
            </w:del>
          </w:p>
        </w:tc>
      </w:tr>
      <w:tr w:rsidR="0082697C" w:rsidRPr="00D37B11" w:rsidDel="007D38FD" w14:paraId="0B85B9D1" w14:textId="6DBA2B74" w:rsidTr="00A04C44">
        <w:trPr>
          <w:trHeight w:val="32"/>
          <w:del w:id="431" w:author="Cheng, Matt" w:date="2021-08-22T11:37:00Z"/>
        </w:trPr>
        <w:tc>
          <w:tcPr>
            <w:tcW w:w="2470" w:type="dxa"/>
          </w:tcPr>
          <w:p w14:paraId="1B03E63E" w14:textId="5D0D24B3" w:rsidR="0082697C" w:rsidRPr="00D37B11" w:rsidDel="007D38FD" w:rsidRDefault="0082697C" w:rsidP="001511A4">
            <w:pPr>
              <w:rPr>
                <w:del w:id="432" w:author="Cheng, Matt" w:date="2021-08-22T11:37:00Z"/>
              </w:rPr>
            </w:pPr>
            <w:del w:id="433" w:author="Cheng, Matt" w:date="2021-08-22T11:37:00Z">
              <w:r w:rsidRPr="00D37B11" w:rsidDel="007D38FD">
                <w:delText>Narrows April 29 2016</w:delText>
              </w:r>
            </w:del>
          </w:p>
        </w:tc>
        <w:tc>
          <w:tcPr>
            <w:tcW w:w="1924" w:type="dxa"/>
          </w:tcPr>
          <w:p w14:paraId="7FA489BF" w14:textId="5C45DBB0" w:rsidR="0082697C" w:rsidRPr="00D37B11" w:rsidDel="007D38FD" w:rsidRDefault="0082697C" w:rsidP="001511A4">
            <w:pPr>
              <w:rPr>
                <w:del w:id="434" w:author="Cheng, Matt" w:date="2021-08-22T11:37:00Z"/>
              </w:rPr>
            </w:pPr>
          </w:p>
        </w:tc>
        <w:tc>
          <w:tcPr>
            <w:tcW w:w="1796" w:type="dxa"/>
          </w:tcPr>
          <w:p w14:paraId="6645718D" w14:textId="3A16F609" w:rsidR="0082697C" w:rsidRPr="00D37B11" w:rsidDel="007D38FD" w:rsidRDefault="0082697C" w:rsidP="001511A4">
            <w:pPr>
              <w:rPr>
                <w:del w:id="435" w:author="Cheng, Matt" w:date="2021-08-22T11:37:00Z"/>
              </w:rPr>
            </w:pPr>
            <w:del w:id="436" w:author="Cheng, Matt" w:date="2021-08-22T11:37:00Z">
              <w:r w:rsidRPr="00D37B11" w:rsidDel="007D38FD">
                <w:delText>3.5</w:delText>
              </w:r>
            </w:del>
          </w:p>
        </w:tc>
        <w:tc>
          <w:tcPr>
            <w:tcW w:w="2001" w:type="dxa"/>
          </w:tcPr>
          <w:p w14:paraId="62D29184" w14:textId="259023EA" w:rsidR="0082697C" w:rsidRPr="00D37B11" w:rsidDel="007D38FD" w:rsidRDefault="0082697C" w:rsidP="001511A4">
            <w:pPr>
              <w:rPr>
                <w:del w:id="437" w:author="Cheng, Matt" w:date="2021-08-22T11:37:00Z"/>
              </w:rPr>
            </w:pPr>
            <w:del w:id="438" w:author="Cheng, Matt" w:date="2021-08-22T11:37:00Z">
              <w:r w:rsidRPr="00D37B11" w:rsidDel="007D38FD">
                <w:delText>0.83</w:delText>
              </w:r>
            </w:del>
          </w:p>
        </w:tc>
        <w:tc>
          <w:tcPr>
            <w:tcW w:w="2001" w:type="dxa"/>
          </w:tcPr>
          <w:p w14:paraId="43255DA1" w14:textId="18FE456D" w:rsidR="0082697C" w:rsidRPr="00D37B11" w:rsidDel="007D38FD" w:rsidRDefault="0082697C" w:rsidP="001511A4">
            <w:pPr>
              <w:rPr>
                <w:del w:id="439" w:author="Cheng, Matt" w:date="2021-08-22T11:37:00Z"/>
              </w:rPr>
            </w:pPr>
            <w:del w:id="440" w:author="Cheng, Matt" w:date="2021-08-22T11:37:00Z">
              <w:r w:rsidRPr="00D37B11" w:rsidDel="007D38FD">
                <w:delText>10</w:delText>
              </w:r>
            </w:del>
          </w:p>
        </w:tc>
      </w:tr>
    </w:tbl>
    <w:p w14:paraId="5F29BCA1" w14:textId="1A21FE93" w:rsidR="00440B18" w:rsidRPr="00D37B11" w:rsidDel="007D38FD" w:rsidRDefault="00440B18" w:rsidP="00E71425">
      <w:pPr>
        <w:spacing w:line="480" w:lineRule="auto"/>
        <w:rPr>
          <w:del w:id="441" w:author="Cheng, Matt" w:date="2021-08-22T11:37:00Z"/>
          <w:i/>
        </w:rPr>
      </w:pPr>
    </w:p>
    <w:p w14:paraId="7A2E3BB7" w14:textId="200959C1" w:rsidR="00440B18" w:rsidRPr="00D37B11" w:rsidRDefault="00440B18" w:rsidP="00E71425">
      <w:pPr>
        <w:spacing w:line="480" w:lineRule="auto"/>
        <w:rPr>
          <w:i/>
        </w:rPr>
      </w:pPr>
      <w:r w:rsidRPr="00D37B11">
        <w:rPr>
          <w:i/>
        </w:rPr>
        <w:t>DIDSON data collection and video processing</w:t>
      </w:r>
      <w:ins w:id="442" w:author="Cheng, Matt" w:date="2021-08-24T23:07:00Z">
        <w:r w:rsidR="00BF450B">
          <w:rPr>
            <w:i/>
          </w:rPr>
          <w:t xml:space="preserve">. </w:t>
        </w:r>
        <w:r w:rsidR="00BF450B" w:rsidRPr="00EC4950">
          <w:rPr>
            <w:rStyle w:val="Emphasis"/>
            <w:color w:val="2A2A2A"/>
          </w:rPr>
          <w:t>—</w:t>
        </w:r>
      </w:ins>
      <w:del w:id="443" w:author="Cheng, Matt" w:date="2021-08-24T23:07:00Z">
        <w:r w:rsidRPr="00D37B11" w:rsidDel="00BF450B">
          <w:rPr>
            <w:i/>
          </w:rPr>
          <w:delText>:</w:delText>
        </w:r>
      </w:del>
      <w:r w:rsidRPr="00D37B11">
        <w:rPr>
          <w:i/>
        </w:rPr>
        <w:t xml:space="preserve"> </w:t>
      </w:r>
    </w:p>
    <w:p w14:paraId="0A7DBF92" w14:textId="3467D377" w:rsidR="00440B18" w:rsidRPr="00D37B11" w:rsidRDefault="00440B18" w:rsidP="00E71425">
      <w:pPr>
        <w:spacing w:line="480" w:lineRule="auto"/>
        <w:rPr>
          <w:iCs/>
        </w:rPr>
      </w:pPr>
      <w:r w:rsidRPr="00D37B11">
        <w:t xml:space="preserve">Approximately 100 hours of DIDSON acoustic sonar videos were </w:t>
      </w:r>
      <w:r w:rsidR="00E510DA" w:rsidRPr="00D37B11">
        <w:t xml:space="preserve">recorded and </w:t>
      </w:r>
      <w:r w:rsidR="00FB2C88" w:rsidRPr="00D37B11">
        <w:t>evaluated</w:t>
      </w:r>
      <w:r w:rsidR="00E510DA" w:rsidRPr="00D37B11">
        <w:t xml:space="preserve"> across 5 sites</w:t>
      </w:r>
      <w:r w:rsidRPr="00D37B11">
        <w:t xml:space="preserve"> during the </w:t>
      </w:r>
      <w:r w:rsidR="00E510DA" w:rsidRPr="00D37B11">
        <w:t>2016 smolt outmigration</w:t>
      </w:r>
      <w:r w:rsidR="00FB2C88" w:rsidRPr="00D37B11">
        <w:t xml:space="preserve"> (throughout a 10-day period)</w:t>
      </w:r>
      <w:r w:rsidRPr="00D37B11">
        <w:t xml:space="preserve">. Video files from the DIDSON were analyzed in 30-minute intervals and were viewed using the DIDSON Control and Display software (Sound Metrics, Bellevue, Washington). In every video, interactions between Bull Trout and out-migrating </w:t>
      </w:r>
      <w:del w:id="444" w:author="Cheng, Matt" w:date="2021-08-22T12:13:00Z">
        <w:r w:rsidR="00E23A7D" w:rsidRPr="00D37B11" w:rsidDel="00A63F8E">
          <w:delText>Sockeye Salmon</w:delText>
        </w:r>
      </w:del>
      <w:ins w:id="445" w:author="Cheng, Matt" w:date="2021-08-22T12:13:00Z">
        <w:r w:rsidR="00A63F8E" w:rsidRPr="00D37B11">
          <w:t>Sockeye Salmon</w:t>
        </w:r>
      </w:ins>
      <w:r w:rsidR="00E23A7D" w:rsidRPr="00D37B11">
        <w:t xml:space="preserve"> </w:t>
      </w:r>
      <w:r w:rsidRPr="00D37B11">
        <w:t xml:space="preserve">smolts were recorded. In the case of this study, Bull Trout were identified based on their body shape (elongated) and size relative to out-migrating smolts. Conversely, </w:t>
      </w:r>
      <w:del w:id="446" w:author="Cheng, Matt" w:date="2021-08-22T12:13:00Z">
        <w:r w:rsidR="00C16D6E" w:rsidRPr="00D37B11" w:rsidDel="00A63F8E">
          <w:delText>Sockeye Salmon</w:delText>
        </w:r>
      </w:del>
      <w:ins w:id="447" w:author="Cheng, Matt" w:date="2021-08-22T12:13:00Z">
        <w:r w:rsidR="00A63F8E" w:rsidRPr="00D37B11">
          <w:t>Sockeye Salmon</w:t>
        </w:r>
      </w:ins>
      <w:r w:rsidR="00C16D6E" w:rsidRPr="00D37B11">
        <w:t xml:space="preserve"> </w:t>
      </w:r>
      <w:r w:rsidRPr="00D37B11">
        <w:t xml:space="preserve">smolts were identified based on schooling </w:t>
      </w:r>
      <w:r w:rsidRPr="00D37B11">
        <w:lastRenderedPageBreak/>
        <w:t xml:space="preserve">behavior which generated easily identifiable “clouds” of small fish grouped tightly together. </w:t>
      </w:r>
      <w:r w:rsidR="007B7FA6" w:rsidRPr="00D37B11">
        <w:t xml:space="preserve">Interactions were </w:t>
      </w:r>
      <w:r w:rsidR="003511CA" w:rsidRPr="00D37B11">
        <w:t>determined</w:t>
      </w:r>
      <w:r w:rsidR="007B7FA6" w:rsidRPr="00D37B11">
        <w:t xml:space="preserve"> to be any time it appeared that either Bull Trout or smolts (or both) reacted to the presence or proximity of the other within the video</w:t>
      </w:r>
      <w:r w:rsidR="00A126B4" w:rsidRPr="00D37B11">
        <w:t xml:space="preserve">. </w:t>
      </w:r>
      <w:r w:rsidRPr="00D37B11">
        <w:t xml:space="preserve"> For every interaction that was recorded, the frame number and lengths of Bull Trout were recorded. The </w:t>
      </w:r>
      <w:r w:rsidR="00354A6D" w:rsidRPr="00D37B11">
        <w:t xml:space="preserve">total length (TL) </w:t>
      </w:r>
      <w:r w:rsidRPr="00D37B11">
        <w:t xml:space="preserve">of </w:t>
      </w:r>
      <w:r w:rsidR="00354A6D" w:rsidRPr="00D37B11">
        <w:t xml:space="preserve">all </w:t>
      </w:r>
      <w:r w:rsidRPr="00D37B11">
        <w:t xml:space="preserve">Bull Trout at a given interaction were recorded using the “Measure” tool </w:t>
      </w:r>
      <w:r w:rsidR="00354A6D" w:rsidRPr="00D37B11">
        <w:t xml:space="preserve">to the nearest cm </w:t>
      </w:r>
      <w:r w:rsidRPr="00D37B11">
        <w:t>within the DIDSON Control and Display software.</w:t>
      </w:r>
    </w:p>
    <w:p w14:paraId="7508906E" w14:textId="0B2D5DE8" w:rsidR="00064CB0" w:rsidRPr="00D37B11" w:rsidRDefault="00064CB0" w:rsidP="00E71425">
      <w:pPr>
        <w:spacing w:line="480" w:lineRule="auto"/>
        <w:ind w:firstLine="720"/>
      </w:pPr>
      <w:r w:rsidRPr="00D37B11">
        <w:t>Videos were processed at frame rates of ~25 - 50 frames/s and were played back, slowed down, and/or paused when interactions were detected. This was done to verify interactions and to measure the lengths of interacting Bull Trout. Further, these videos were viewed using the “Background Subtraction” tool to remove potential static background and to better visualize fish passing through the video. Because Bull Trout are the primary piscivorous predator of migrating smolts in this system (</w:t>
      </w:r>
      <w:proofErr w:type="spellStart"/>
      <w:r w:rsidRPr="00D37B11">
        <w:t>Furey</w:t>
      </w:r>
      <w:proofErr w:type="spellEnd"/>
      <w:r w:rsidRPr="00D37B11">
        <w:t xml:space="preserve"> et al. 2016b; </w:t>
      </w:r>
      <w:proofErr w:type="spellStart"/>
      <w:r w:rsidRPr="00D37B11">
        <w:t>Furey</w:t>
      </w:r>
      <w:proofErr w:type="spellEnd"/>
      <w:r w:rsidRPr="00D37B11">
        <w:t xml:space="preserve"> et al. 2015), we assumed that large fish on the screen were Bull Trout, but there are other fishes (mountain whitefish and rainbow trout primarily) that are present.</w:t>
      </w:r>
    </w:p>
    <w:p w14:paraId="16B27BB3" w14:textId="77777777" w:rsidR="005E16DC" w:rsidRPr="00D37B11" w:rsidRDefault="005E16DC" w:rsidP="00E71425">
      <w:pPr>
        <w:spacing w:line="480" w:lineRule="auto"/>
        <w:rPr>
          <w:i/>
        </w:rPr>
      </w:pPr>
    </w:p>
    <w:p w14:paraId="7041F273" w14:textId="386BABAB" w:rsidR="005E16DC" w:rsidRPr="00D37B11" w:rsidRDefault="005E16DC" w:rsidP="00E71425">
      <w:pPr>
        <w:spacing w:line="480" w:lineRule="auto"/>
        <w:rPr>
          <w:i/>
        </w:rPr>
      </w:pPr>
      <w:r w:rsidRPr="00D37B11">
        <w:rPr>
          <w:i/>
        </w:rPr>
        <w:t>Data analysis</w:t>
      </w:r>
      <w:ins w:id="448" w:author="Cheng, Matt" w:date="2021-08-24T23:07:00Z">
        <w:r w:rsidR="00B50A4A">
          <w:rPr>
            <w:i/>
          </w:rPr>
          <w:t xml:space="preserve">. </w:t>
        </w:r>
        <w:r w:rsidR="00B50A4A" w:rsidRPr="00EC4950">
          <w:rPr>
            <w:rStyle w:val="Emphasis"/>
            <w:color w:val="2A2A2A"/>
          </w:rPr>
          <w:t>—</w:t>
        </w:r>
      </w:ins>
      <w:del w:id="449" w:author="Cheng, Matt" w:date="2021-08-24T23:07:00Z">
        <w:r w:rsidRPr="00D37B11" w:rsidDel="00B50A4A">
          <w:rPr>
            <w:i/>
          </w:rPr>
          <w:delText>:</w:delText>
        </w:r>
      </w:del>
    </w:p>
    <w:p w14:paraId="2CFF1FD6" w14:textId="77777777" w:rsidR="005E16DC" w:rsidRPr="00D37B11" w:rsidRDefault="005E16DC" w:rsidP="00E71425">
      <w:pPr>
        <w:spacing w:line="480" w:lineRule="auto"/>
      </w:pPr>
    </w:p>
    <w:p w14:paraId="52752A89" w14:textId="477677BA" w:rsidR="005E16DC" w:rsidRPr="00D37B11" w:rsidRDefault="005E16DC" w:rsidP="00E71425">
      <w:pPr>
        <w:spacing w:line="480" w:lineRule="auto"/>
      </w:pPr>
      <w:r w:rsidRPr="00D37B11">
        <w:t>Recorded observations of interactions between Bull Trout and smolts were standardized to per m</w:t>
      </w:r>
      <w:r w:rsidRPr="00D37B11">
        <w:rPr>
          <w:vertAlign w:val="superscript"/>
        </w:rPr>
        <w:t xml:space="preserve">2 </w:t>
      </w:r>
      <w:r w:rsidRPr="00D37B11">
        <w:t xml:space="preserve">because the </w:t>
      </w:r>
      <w:r w:rsidR="006772C8" w:rsidRPr="00D37B11">
        <w:t xml:space="preserve">window </w:t>
      </w:r>
      <w:ins w:id="450" w:author="Cheng, Matt" w:date="2021-08-22T10:08:00Z">
        <w:r w:rsidR="007D3E51" w:rsidRPr="00D37B11">
          <w:t>length</w:t>
        </w:r>
        <w:r w:rsidR="00091881" w:rsidRPr="00D37B11">
          <w:t xml:space="preserve"> (~5m vs 10m) </w:t>
        </w:r>
      </w:ins>
      <w:ins w:id="451" w:author="Cheng, Matt" w:date="2021-08-22T10:12:00Z">
        <w:r w:rsidR="00084857" w:rsidRPr="00D37B11">
          <w:t xml:space="preserve">and area </w:t>
        </w:r>
      </w:ins>
      <w:ins w:id="452" w:author="Cheng, Matt" w:date="2021-08-22T10:08:00Z">
        <w:r w:rsidR="00091881" w:rsidRPr="00D37B11">
          <w:t>differed amo</w:t>
        </w:r>
      </w:ins>
      <w:ins w:id="453" w:author="Cheng, Matt" w:date="2021-08-22T10:09:00Z">
        <w:r w:rsidR="00091881" w:rsidRPr="00D37B11">
          <w:t>ng sites</w:t>
        </w:r>
      </w:ins>
      <w:ins w:id="454" w:author="Cheng, Matt" w:date="2021-08-22T10:10:00Z">
        <w:r w:rsidR="008401A3" w:rsidRPr="00D37B11">
          <w:t>, due to varying landscapes (Table 1)</w:t>
        </w:r>
      </w:ins>
      <w:ins w:id="455" w:author="Cheng, Matt" w:date="2021-08-22T10:09:00Z">
        <w:r w:rsidR="00091881" w:rsidRPr="00D37B11">
          <w:t xml:space="preserve">. </w:t>
        </w:r>
        <w:r w:rsidR="009872E3" w:rsidRPr="00D37B11">
          <w:t>To estimate the window area</w:t>
        </w:r>
      </w:ins>
      <w:ins w:id="456" w:author="Cheng, Matt" w:date="2021-08-22T10:10:00Z">
        <w:r w:rsidR="008401A3" w:rsidRPr="00D37B11">
          <w:t xml:space="preserve"> </w:t>
        </w:r>
        <w:commentRangeStart w:id="457"/>
        <w:r w:rsidR="008401A3" w:rsidRPr="00D37B11">
          <w:t>(~9.87 m</w:t>
        </w:r>
        <w:r w:rsidR="008401A3" w:rsidRPr="00D37B11">
          <w:rPr>
            <w:vertAlign w:val="superscript"/>
          </w:rPr>
          <w:t>2</w:t>
        </w:r>
        <w:r w:rsidR="008401A3" w:rsidRPr="00D37B11">
          <w:t xml:space="preserve"> vs ~29.27 m</w:t>
        </w:r>
        <w:commentRangeEnd w:id="457"/>
        <w:r w:rsidR="008401A3" w:rsidRPr="00D37B11">
          <w:rPr>
            <w:rStyle w:val="CommentReference"/>
            <w:rFonts w:ascii="Arial" w:eastAsia="Arial" w:hAnsi="Arial" w:cs="Arial"/>
            <w:sz w:val="24"/>
            <w:szCs w:val="24"/>
            <w:lang w:val="en"/>
            <w:rPrChange w:id="458" w:author="Cheng, Matt" w:date="2021-08-24T22:59:00Z">
              <w:rPr>
                <w:rStyle w:val="CommentReference"/>
                <w:rFonts w:ascii="Arial" w:eastAsia="Arial" w:hAnsi="Arial" w:cs="Arial"/>
                <w:lang w:val="en"/>
              </w:rPr>
            </w:rPrChange>
          </w:rPr>
          <w:commentReference w:id="457"/>
        </w:r>
        <w:r w:rsidR="008401A3" w:rsidRPr="00D37B11">
          <w:rPr>
            <w:vertAlign w:val="superscript"/>
          </w:rPr>
          <w:t>2</w:t>
        </w:r>
        <w:r w:rsidR="008401A3" w:rsidRPr="00D37B11">
          <w:t>)</w:t>
        </w:r>
      </w:ins>
      <w:ins w:id="459" w:author="Cheng, Matt" w:date="2021-08-22T10:09:00Z">
        <w:r w:rsidR="009872E3" w:rsidRPr="00D37B11">
          <w:t xml:space="preserve">, </w:t>
        </w:r>
        <w:r w:rsidR="008401A3" w:rsidRPr="00D37B11">
          <w:t>images of the DIDSON were imported</w:t>
        </w:r>
      </w:ins>
      <w:ins w:id="460" w:author="Cheng, Matt" w:date="2021-08-22T10:10:00Z">
        <w:r w:rsidR="008401A3" w:rsidRPr="00D37B11">
          <w:t xml:space="preserve"> and calculated using ImageJ</w:t>
        </w:r>
      </w:ins>
      <w:ins w:id="461" w:author="Cheng, Matt" w:date="2021-08-22T10:11:00Z">
        <w:r w:rsidR="001F660B" w:rsidRPr="00D37B11">
          <w:t xml:space="preserve"> (Schneider et al. 2012)</w:t>
        </w:r>
      </w:ins>
      <w:ins w:id="462" w:author="Cheng, Matt" w:date="2021-08-22T10:10:00Z">
        <w:r w:rsidR="008401A3" w:rsidRPr="00D37B11">
          <w:t xml:space="preserve">. </w:t>
        </w:r>
      </w:ins>
      <w:del w:id="463" w:author="Cheng, Matt" w:date="2021-08-22T10:05:00Z">
        <w:r w:rsidR="006772C8" w:rsidRPr="00D37B11" w:rsidDel="00DD6E9D">
          <w:delText>length/</w:delText>
        </w:r>
      </w:del>
      <w:del w:id="464" w:author="Cheng, Matt" w:date="2021-08-22T10:10:00Z">
        <w:r w:rsidR="006772C8" w:rsidRPr="00D37B11" w:rsidDel="008401A3">
          <w:delText>area of videos captured</w:delText>
        </w:r>
      </w:del>
      <w:del w:id="465" w:author="Cheng, Matt" w:date="2021-08-22T10:04:00Z">
        <w:r w:rsidR="006772C8" w:rsidRPr="00D37B11" w:rsidDel="00DD6E9D">
          <w:delText xml:space="preserve"> </w:delText>
        </w:r>
      </w:del>
      <w:del w:id="466" w:author="Cheng, Matt" w:date="2021-08-22T10:10:00Z">
        <w:r w:rsidRPr="00D37B11" w:rsidDel="008401A3">
          <w:delText xml:space="preserve"> by the DIDSON </w:delText>
        </w:r>
        <w:r w:rsidR="006772C8" w:rsidRPr="00D37B11" w:rsidDel="008401A3">
          <w:delText xml:space="preserve">differed </w:delText>
        </w:r>
        <w:r w:rsidRPr="00D37B11" w:rsidDel="008401A3">
          <w:delText>among sites</w:delText>
        </w:r>
        <w:r w:rsidR="007B53FA" w:rsidRPr="00D37B11" w:rsidDel="008401A3">
          <w:delText xml:space="preserve"> </w:delText>
        </w:r>
        <w:commentRangeStart w:id="467"/>
        <w:r w:rsidR="006300EE" w:rsidRPr="00D37B11" w:rsidDel="008401A3">
          <w:delText>(</w:delText>
        </w:r>
        <w:r w:rsidR="00196CBB" w:rsidRPr="00D37B11" w:rsidDel="008401A3">
          <w:delText>~</w:delText>
        </w:r>
      </w:del>
      <w:del w:id="468" w:author="Cheng, Matt" w:date="2021-08-22T10:06:00Z">
        <w:r w:rsidR="006300EE" w:rsidRPr="00D37B11" w:rsidDel="00DD6E9D">
          <w:delText>5</w:delText>
        </w:r>
      </w:del>
      <w:del w:id="469" w:author="Cheng, Matt" w:date="2021-08-22T10:10:00Z">
        <w:r w:rsidR="006300EE" w:rsidRPr="00D37B11" w:rsidDel="008401A3">
          <w:delText xml:space="preserve"> m vs </w:delText>
        </w:r>
        <w:r w:rsidR="00196CBB" w:rsidRPr="00D37B11" w:rsidDel="008401A3">
          <w:delText>~</w:delText>
        </w:r>
      </w:del>
      <w:del w:id="470" w:author="Cheng, Matt" w:date="2021-08-22T10:07:00Z">
        <w:r w:rsidR="006300EE" w:rsidRPr="00D37B11" w:rsidDel="00DD6E9D">
          <w:delText>10</w:delText>
        </w:r>
      </w:del>
      <w:del w:id="471" w:author="Cheng, Matt" w:date="2021-08-22T10:10:00Z">
        <w:r w:rsidR="006300EE" w:rsidRPr="00D37B11" w:rsidDel="008401A3">
          <w:delText xml:space="preserve"> m</w:delText>
        </w:r>
        <w:commentRangeEnd w:id="467"/>
        <w:r w:rsidR="00354A6D" w:rsidRPr="00D37B11" w:rsidDel="008401A3">
          <w:rPr>
            <w:rStyle w:val="CommentReference"/>
            <w:rFonts w:ascii="Arial" w:eastAsia="Arial" w:hAnsi="Arial" w:cs="Arial"/>
            <w:sz w:val="24"/>
            <w:szCs w:val="24"/>
            <w:lang w:val="en"/>
            <w:rPrChange w:id="472" w:author="Cheng, Matt" w:date="2021-08-24T22:59:00Z">
              <w:rPr>
                <w:rStyle w:val="CommentReference"/>
                <w:rFonts w:ascii="Arial" w:eastAsia="Arial" w:hAnsi="Arial" w:cs="Arial"/>
                <w:lang w:val="en"/>
              </w:rPr>
            </w:rPrChange>
          </w:rPr>
          <w:commentReference w:id="467"/>
        </w:r>
        <w:r w:rsidR="00DF51A6" w:rsidRPr="00D37B11" w:rsidDel="008401A3">
          <w:delText>)</w:delText>
        </w:r>
        <w:r w:rsidR="006772C8" w:rsidRPr="00D37B11" w:rsidDel="008401A3">
          <w:delText>, due to varying landscapes</w:delText>
        </w:r>
        <w:r w:rsidR="00843F1D" w:rsidRPr="00D37B11" w:rsidDel="008401A3">
          <w:delText xml:space="preserve"> </w:delText>
        </w:r>
        <w:r w:rsidR="006772C8" w:rsidRPr="00D37B11" w:rsidDel="008401A3">
          <w:delText>(Table 1)</w:delText>
        </w:r>
        <w:r w:rsidRPr="00D37B11" w:rsidDel="008401A3">
          <w:delText xml:space="preserve">. </w:delText>
        </w:r>
      </w:del>
      <w:r w:rsidR="00BA0C20" w:rsidRPr="00D37B11">
        <w:t xml:space="preserve">Kruskal-Wallis rank sum tests were used to test for differences in the number of interactions across sites. </w:t>
      </w:r>
      <w:r w:rsidRPr="00D37B11">
        <w:t xml:space="preserve">Non-parametric Wilcoxon rank sum tests were performed to test for differences in the number of </w:t>
      </w:r>
      <w:r w:rsidRPr="00D37B11">
        <w:lastRenderedPageBreak/>
        <w:t xml:space="preserve">interactions between daylight and night times hours (sunrise and sunset determined via </w:t>
      </w:r>
      <w:r w:rsidR="004F1F2C" w:rsidRPr="00D37B11">
        <w:fldChar w:fldCharType="begin"/>
      </w:r>
      <w:r w:rsidR="004F1F2C" w:rsidRPr="00D37B11">
        <w:instrText xml:space="preserve"> HYPERLINK "https://www.timeanddate.com/" </w:instrText>
      </w:r>
      <w:r w:rsidR="004F1F2C" w:rsidRPr="00D37B11">
        <w:fldChar w:fldCharType="separate"/>
      </w:r>
      <w:r w:rsidR="009D53B8" w:rsidRPr="00D37B11">
        <w:rPr>
          <w:rStyle w:val="Hyperlink"/>
        </w:rPr>
        <w:t>https://www.timeanddate.com/</w:t>
      </w:r>
      <w:r w:rsidR="004F1F2C" w:rsidRPr="00D37B11">
        <w:rPr>
          <w:rStyle w:val="Hyperlink"/>
        </w:rPr>
        <w:fldChar w:fldCharType="end"/>
      </w:r>
      <w:r w:rsidRPr="00D37B11">
        <w:t>)</w:t>
      </w:r>
      <w:r w:rsidR="00D37B80" w:rsidRPr="00D37B11">
        <w:t xml:space="preserve"> both collectively among all sites and with a separate test for each of the five sites</w:t>
      </w:r>
      <w:r w:rsidR="009D53B8" w:rsidRPr="00D37B11">
        <w:t xml:space="preserve">. </w:t>
      </w:r>
      <w:r w:rsidRPr="00D37B11">
        <w:t xml:space="preserve">Finally, correlations between smolt densities and interactions between Bull Trout and smolts were tested using Pearson’s correlation coefficient. Here, interactions were pooled every hour to correspond with hourly estimates of smolt densities obtained from the DFO counting fence. </w:t>
      </w:r>
      <w:r w:rsidR="00820F5F" w:rsidRPr="00D37B11">
        <w:t>Because we were focused on predator-prey interactions during times of active smolt migrations, we removed any time period when smolts were not migrating due to fence closure and thus smolt density estimates equaled zero (mostly during daylight hours)</w:t>
      </w:r>
      <w:r w:rsidRPr="00D37B11">
        <w:t xml:space="preserve">. </w:t>
      </w:r>
      <w:r w:rsidR="0087519F" w:rsidRPr="00D37B11">
        <w:rPr>
          <w:color w:val="202124"/>
          <w:highlight w:val="white"/>
        </w:rPr>
        <w:t xml:space="preserve">Because length measurements of Bull Trout were taken </w:t>
      </w:r>
      <w:r w:rsidR="00CC6A3B" w:rsidRPr="00D37B11">
        <w:rPr>
          <w:color w:val="202124"/>
          <w:highlight w:val="white"/>
        </w:rPr>
        <w:t xml:space="preserve">for </w:t>
      </w:r>
      <w:r w:rsidR="0087519F" w:rsidRPr="00D37B11">
        <w:rPr>
          <w:color w:val="202124"/>
          <w:highlight w:val="white"/>
        </w:rPr>
        <w:t>every interaction detected, it is very likely that individuals were remeasured several times.</w:t>
      </w:r>
      <w:r w:rsidR="0087519F" w:rsidRPr="00D37B11">
        <w:rPr>
          <w:color w:val="202124"/>
        </w:rPr>
        <w:t xml:space="preserve"> </w:t>
      </w:r>
      <w:r w:rsidR="00DB7636" w:rsidRPr="00D37B11">
        <w:rPr>
          <w:color w:val="202124"/>
        </w:rPr>
        <w:t>Furthermore, additional biases could be introduced because Bull Trout in this system were not moving unidirectionally, and Bull Trout are likely to be remeasured (</w:t>
      </w:r>
      <w:proofErr w:type="spellStart"/>
      <w:r w:rsidR="00DB7636" w:rsidRPr="00D37B11">
        <w:rPr>
          <w:color w:val="202124"/>
          <w:highlight w:val="white"/>
        </w:rPr>
        <w:t>Martignac</w:t>
      </w:r>
      <w:proofErr w:type="spellEnd"/>
      <w:r w:rsidR="00DB7636" w:rsidRPr="00D37B11">
        <w:rPr>
          <w:color w:val="202124"/>
          <w:highlight w:val="white"/>
        </w:rPr>
        <w:t xml:space="preserve"> et al. 2015</w:t>
      </w:r>
      <w:r w:rsidR="00DB7636" w:rsidRPr="00D37B11">
        <w:rPr>
          <w:color w:val="202124"/>
        </w:rPr>
        <w:t xml:space="preserve">). </w:t>
      </w:r>
      <w:r w:rsidR="00CC6A3B" w:rsidRPr="00D37B11">
        <w:rPr>
          <w:color w:val="202124"/>
        </w:rPr>
        <w:t xml:space="preserve">In response, this distribution of </w:t>
      </w:r>
      <w:ins w:id="473" w:author="Cheng, Matt" w:date="2021-08-21T21:48:00Z">
        <w:r w:rsidR="00A04C44" w:rsidRPr="00D37B11">
          <w:rPr>
            <w:color w:val="202124"/>
          </w:rPr>
          <w:t>comprehensive</w:t>
        </w:r>
      </w:ins>
      <w:r w:rsidR="00CC6A3B" w:rsidRPr="00D37B11">
        <w:rPr>
          <w:color w:val="202124"/>
        </w:rPr>
        <w:t xml:space="preserve">, but likely pseudo-replicated, lengths were compared to a </w:t>
      </w:r>
      <w:ins w:id="474" w:author="Cheng, Matt" w:date="2021-08-22T11:05:00Z">
        <w:r w:rsidR="001A75E0" w:rsidRPr="00D37B11">
          <w:rPr>
            <w:color w:val="202124"/>
          </w:rPr>
          <w:t xml:space="preserve">condensed </w:t>
        </w:r>
      </w:ins>
      <w:r w:rsidR="00CC6A3B" w:rsidRPr="00D37B11">
        <w:rPr>
          <w:color w:val="202124"/>
        </w:rPr>
        <w:t>dataset that only consisted of lengths of Bull Trout from the single interaction that had the most Bull Trout in the frame for each deployment</w:t>
      </w:r>
      <w:ins w:id="475" w:author="Cheng, Matt" w:date="2021-08-22T10:22:00Z">
        <w:r w:rsidR="008A5A3F" w:rsidRPr="00D37B11">
          <w:rPr>
            <w:color w:val="202124"/>
          </w:rPr>
          <w:t xml:space="preserve"> night</w:t>
        </w:r>
      </w:ins>
      <w:commentRangeStart w:id="476"/>
      <w:commentRangeStart w:id="477"/>
      <w:r w:rsidR="007C3397" w:rsidRPr="00D37B11">
        <w:rPr>
          <w:color w:val="202124"/>
        </w:rPr>
        <w:t xml:space="preserve">. </w:t>
      </w:r>
      <w:commentRangeEnd w:id="476"/>
      <w:r w:rsidR="00CC6A3B" w:rsidRPr="00D37B11">
        <w:rPr>
          <w:rStyle w:val="CommentReference"/>
          <w:rFonts w:ascii="Arial" w:eastAsia="Arial" w:hAnsi="Arial" w:cs="Arial"/>
          <w:sz w:val="24"/>
          <w:szCs w:val="24"/>
          <w:lang w:val="en"/>
          <w:rPrChange w:id="478" w:author="Cheng, Matt" w:date="2021-08-24T22:59:00Z">
            <w:rPr>
              <w:rStyle w:val="CommentReference"/>
              <w:rFonts w:ascii="Arial" w:eastAsia="Arial" w:hAnsi="Arial" w:cs="Arial"/>
              <w:lang w:val="en"/>
            </w:rPr>
          </w:rPrChange>
        </w:rPr>
        <w:commentReference w:id="476"/>
      </w:r>
      <w:commentRangeEnd w:id="477"/>
      <w:r w:rsidR="008A5A3F" w:rsidRPr="00D37B11">
        <w:rPr>
          <w:rStyle w:val="CommentReference"/>
          <w:rFonts w:ascii="Arial" w:eastAsia="Arial" w:hAnsi="Arial" w:cs="Arial"/>
          <w:sz w:val="24"/>
          <w:szCs w:val="24"/>
          <w:lang w:val="en"/>
          <w:rPrChange w:id="479" w:author="Cheng, Matt" w:date="2021-08-24T22:59:00Z">
            <w:rPr>
              <w:rStyle w:val="CommentReference"/>
              <w:rFonts w:ascii="Arial" w:eastAsia="Arial" w:hAnsi="Arial" w:cs="Arial"/>
              <w:lang w:val="en"/>
            </w:rPr>
          </w:rPrChange>
        </w:rPr>
        <w:commentReference w:id="477"/>
      </w:r>
      <w:r w:rsidR="0087519F" w:rsidRPr="00D37B11">
        <w:rPr>
          <w:color w:val="202124"/>
        </w:rPr>
        <w:t xml:space="preserve"> </w:t>
      </w:r>
      <w:r w:rsidR="00593BB9" w:rsidRPr="00D37B11">
        <w:rPr>
          <w:color w:val="202124"/>
        </w:rPr>
        <w:t>Non</w:t>
      </w:r>
      <w:r w:rsidRPr="00D37B11">
        <w:t>-parametric Wilcoxon rank sum tests were used to test for differences between</w:t>
      </w:r>
      <w:r w:rsidR="00773CB5" w:rsidRPr="00D37B11">
        <w:t xml:space="preserve"> </w:t>
      </w:r>
      <w:r w:rsidRPr="00D37B11">
        <w:t>DIDSON</w:t>
      </w:r>
      <w:r w:rsidR="00B36CFE" w:rsidRPr="00D37B11">
        <w:t xml:space="preserve">-derived </w:t>
      </w:r>
      <w:r w:rsidRPr="00D37B11">
        <w:t>estimates</w:t>
      </w:r>
      <w:r w:rsidR="00773CB5" w:rsidRPr="00D37B11">
        <w:t xml:space="preserve"> </w:t>
      </w:r>
      <w:r w:rsidRPr="00D37B11">
        <w:t>of Bull Trout length</w:t>
      </w:r>
      <w:r w:rsidR="00593BB9" w:rsidRPr="00D37B11">
        <w:t xml:space="preserve"> and field estimates obtained from </w:t>
      </w:r>
      <w:r w:rsidR="00527A3A" w:rsidRPr="00D37B11">
        <w:t xml:space="preserve">prior </w:t>
      </w:r>
      <w:r w:rsidR="00593BB9" w:rsidRPr="00D37B11">
        <w:t>studies in the system</w:t>
      </w:r>
      <w:r w:rsidR="001A277D" w:rsidRPr="00D37B11">
        <w:t xml:space="preserve"> which captured Bull Trout </w:t>
      </w:r>
      <w:r w:rsidR="00351E39" w:rsidRPr="00D37B11">
        <w:t>via hook-and-line</w:t>
      </w:r>
      <w:r w:rsidR="00A81114" w:rsidRPr="00D37B11">
        <w:t xml:space="preserve"> or </w:t>
      </w:r>
      <w:r w:rsidR="008802F0" w:rsidRPr="00D37B11">
        <w:t>dip</w:t>
      </w:r>
      <w:r w:rsidR="00A40C0E" w:rsidRPr="00D37B11">
        <w:t xml:space="preserve"> net </w:t>
      </w:r>
      <w:r w:rsidR="008802F0" w:rsidRPr="00D37B11">
        <w:t>for telemetry and diet studies</w:t>
      </w:r>
      <w:r w:rsidR="00A81114" w:rsidRPr="00D37B11">
        <w:t xml:space="preserve"> (</w:t>
      </w:r>
      <w:proofErr w:type="spellStart"/>
      <w:r w:rsidR="00554B94" w:rsidRPr="00D37B11">
        <w:t>Furey</w:t>
      </w:r>
      <w:proofErr w:type="spellEnd"/>
      <w:r w:rsidR="00554B94" w:rsidRPr="00D37B11">
        <w:t xml:space="preserve"> and </w:t>
      </w:r>
      <w:proofErr w:type="spellStart"/>
      <w:r w:rsidR="00554B94" w:rsidRPr="00D37B11">
        <w:t>Hinch</w:t>
      </w:r>
      <w:proofErr w:type="spellEnd"/>
      <w:r w:rsidR="00554B94" w:rsidRPr="00D37B11">
        <w:t xml:space="preserve"> 2017; </w:t>
      </w:r>
      <w:proofErr w:type="spellStart"/>
      <w:r w:rsidR="00A81114" w:rsidRPr="00D37B11">
        <w:t>Furey</w:t>
      </w:r>
      <w:proofErr w:type="spellEnd"/>
      <w:r w:rsidR="00A81114" w:rsidRPr="00D37B11">
        <w:t xml:space="preserve"> et al. 2015</w:t>
      </w:r>
      <w:r w:rsidR="00F30C1C" w:rsidRPr="00D37B11">
        <w:t xml:space="preserve">, </w:t>
      </w:r>
      <w:proofErr w:type="spellStart"/>
      <w:r w:rsidR="00F30C1C" w:rsidRPr="00D37B11">
        <w:t>Kanigan</w:t>
      </w:r>
      <w:proofErr w:type="spellEnd"/>
      <w:r w:rsidR="00F30C1C" w:rsidRPr="00D37B11">
        <w:t xml:space="preserve"> 2019</w:t>
      </w:r>
      <w:r w:rsidR="00554B94" w:rsidRPr="00D37B11">
        <w:t>)</w:t>
      </w:r>
      <w:r w:rsidR="008802F0" w:rsidRPr="00D37B11">
        <w:t>.</w:t>
      </w:r>
      <w:r w:rsidR="00351E39" w:rsidRPr="00D37B11">
        <w:t xml:space="preserve"> </w:t>
      </w:r>
      <w:r w:rsidRPr="00D37B11">
        <w:t xml:space="preserve">All statistical analyses were conducted using R v3.6.3 </w:t>
      </w:r>
      <w:ins w:id="480" w:author="Nathan Furey" w:date="2021-07-24T20:10:00Z">
        <w:r w:rsidRPr="00D37B11">
          <w:t>(</w:t>
        </w:r>
      </w:ins>
      <w:r w:rsidRPr="00D37B11">
        <w:t xml:space="preserve">R Core Team 2020). </w:t>
      </w:r>
    </w:p>
    <w:p w14:paraId="39EC6459" w14:textId="77777777" w:rsidR="005E16DC" w:rsidRPr="005E5B10" w:rsidRDefault="005E16DC" w:rsidP="00E71425">
      <w:pPr>
        <w:spacing w:line="480" w:lineRule="auto"/>
        <w:ind w:firstLine="720"/>
        <w:rPr>
          <w:bCs/>
        </w:rPr>
      </w:pPr>
    </w:p>
    <w:p w14:paraId="4637CABE" w14:textId="1C5D262A" w:rsidR="00E510DA" w:rsidRPr="005E5B10" w:rsidRDefault="005E5B10" w:rsidP="00E71425">
      <w:pPr>
        <w:spacing w:line="480" w:lineRule="auto"/>
        <w:rPr>
          <w:bCs/>
          <w:rPrChange w:id="481" w:author="Cheng, Matt" w:date="2021-08-24T23:03:00Z">
            <w:rPr>
              <w:b/>
            </w:rPr>
          </w:rPrChange>
        </w:rPr>
      </w:pPr>
      <w:ins w:id="482" w:author="Cheng, Matt" w:date="2021-08-24T23:03:00Z">
        <w:r>
          <w:rPr>
            <w:bCs/>
          </w:rPr>
          <w:t>&lt;A&gt;</w:t>
        </w:r>
      </w:ins>
      <w:r w:rsidR="00E510DA" w:rsidRPr="005E5B10">
        <w:rPr>
          <w:bCs/>
          <w:rPrChange w:id="483" w:author="Cheng, Matt" w:date="2021-08-24T23:03:00Z">
            <w:rPr>
              <w:b/>
            </w:rPr>
          </w:rPrChange>
        </w:rPr>
        <w:t>Results:</w:t>
      </w:r>
    </w:p>
    <w:p w14:paraId="69C07431" w14:textId="2DDC08F3" w:rsidR="00325415" w:rsidRPr="00D37B11" w:rsidRDefault="00E510DA" w:rsidP="00E71425">
      <w:pPr>
        <w:spacing w:line="480" w:lineRule="auto"/>
        <w:rPr>
          <w:color w:val="202124"/>
          <w:highlight w:val="white"/>
        </w:rPr>
      </w:pPr>
      <w:r w:rsidRPr="00D37B11">
        <w:t>Interactions between smolts and Bull Trout across all sites ranged from 0 - 4.86 interactions</w:t>
      </w:r>
      <w:r w:rsidR="003336BE" w:rsidRPr="00D37B11">
        <w:t xml:space="preserve"> per</w:t>
      </w:r>
      <w:r w:rsidRPr="00D37B11">
        <w:t xml:space="preserve"> m</w:t>
      </w:r>
      <w:r w:rsidR="003845F6" w:rsidRPr="00D37B11">
        <w:rPr>
          <w:vertAlign w:val="superscript"/>
        </w:rPr>
        <w:t>2</w:t>
      </w:r>
      <w:r w:rsidRPr="00D37B11">
        <w:t xml:space="preserve"> (mean = 0.63; SD = 0.99). Moreover, the number of</w:t>
      </w:r>
      <w:r w:rsidRPr="00D37B11">
        <w:rPr>
          <w:color w:val="202124"/>
          <w:highlight w:val="white"/>
        </w:rPr>
        <w:t xml:space="preserve"> interactions </w:t>
      </w:r>
      <w:r w:rsidR="006016A2" w:rsidRPr="00D37B11">
        <w:rPr>
          <w:color w:val="202124"/>
          <w:highlight w:val="white"/>
        </w:rPr>
        <w:t>m</w:t>
      </w:r>
      <w:r w:rsidR="006016A2" w:rsidRPr="00D37B11">
        <w:rPr>
          <w:color w:val="202124"/>
          <w:highlight w:val="white"/>
          <w:vertAlign w:val="superscript"/>
        </w:rPr>
        <w:t>-2</w:t>
      </w:r>
      <w:r w:rsidR="006016A2" w:rsidRPr="00D37B11">
        <w:rPr>
          <w:color w:val="202124"/>
          <w:highlight w:val="white"/>
        </w:rPr>
        <w:t xml:space="preserve"> </w:t>
      </w:r>
      <w:r w:rsidRPr="00D37B11">
        <w:rPr>
          <w:color w:val="202124"/>
          <w:highlight w:val="white"/>
        </w:rPr>
        <w:t xml:space="preserve">observed between smolts </w:t>
      </w:r>
      <w:r w:rsidRPr="00D37B11">
        <w:rPr>
          <w:color w:val="202124"/>
          <w:highlight w:val="white"/>
        </w:rPr>
        <w:lastRenderedPageBreak/>
        <w:t xml:space="preserve">and Bull Trout varied among sites significantly (Kruskal-Wallis rank sum test, </w:t>
      </w:r>
      <w:r w:rsidRPr="00D37B11">
        <w:rPr>
          <w:highlight w:val="white"/>
        </w:rPr>
        <w:t>χ²</w:t>
      </w:r>
      <w:r w:rsidRPr="00D37B11">
        <w:rPr>
          <w:color w:val="202124"/>
          <w:highlight w:val="white"/>
        </w:rPr>
        <w:t>= 105; df = 5; p &lt; 0.001). The highest number of interactions</w:t>
      </w:r>
      <w:r w:rsidR="00A85B80" w:rsidRPr="00D37B11">
        <w:rPr>
          <w:color w:val="202124"/>
          <w:highlight w:val="white"/>
        </w:rPr>
        <w:t xml:space="preserve"> </w:t>
      </w:r>
      <w:r w:rsidR="003336BE" w:rsidRPr="00D37B11">
        <w:rPr>
          <w:color w:val="202124"/>
          <w:highlight w:val="white"/>
        </w:rPr>
        <w:t xml:space="preserve">per </w:t>
      </w:r>
      <w:r w:rsidR="00A85B80" w:rsidRPr="00D37B11">
        <w:rPr>
          <w:color w:val="202124"/>
          <w:highlight w:val="white"/>
        </w:rPr>
        <w:t>m</w:t>
      </w:r>
      <w:r w:rsidR="00A85B80" w:rsidRPr="00D37B11">
        <w:rPr>
          <w:color w:val="202124"/>
          <w:highlight w:val="white"/>
          <w:vertAlign w:val="superscript"/>
        </w:rPr>
        <w:t>2</w:t>
      </w:r>
      <w:r w:rsidRPr="00D37B11">
        <w:rPr>
          <w:color w:val="202124"/>
          <w:highlight w:val="white"/>
        </w:rPr>
        <w:t xml:space="preserve"> were observed at site U</w:t>
      </w:r>
      <w:r w:rsidR="00A85B80" w:rsidRPr="00D37B11">
        <w:rPr>
          <w:color w:val="202124"/>
          <w:highlight w:val="white"/>
        </w:rPr>
        <w:t xml:space="preserve">pstream </w:t>
      </w:r>
      <w:r w:rsidRPr="00D37B11">
        <w:rPr>
          <w:color w:val="202124"/>
          <w:highlight w:val="white"/>
        </w:rPr>
        <w:t>F</w:t>
      </w:r>
      <w:r w:rsidR="00A85B80" w:rsidRPr="00D37B11">
        <w:rPr>
          <w:color w:val="202124"/>
          <w:highlight w:val="white"/>
        </w:rPr>
        <w:t xml:space="preserve">ence April 27 - 29 </w:t>
      </w:r>
      <w:r w:rsidRPr="00D37B11">
        <w:rPr>
          <w:color w:val="202124"/>
          <w:highlight w:val="white"/>
        </w:rPr>
        <w:t xml:space="preserve">(mean = 1.37; SD = 1.18; range = 0 - 4.86) and the lowest was observed at site </w:t>
      </w:r>
      <w:r w:rsidR="00D2630E" w:rsidRPr="00D37B11">
        <w:rPr>
          <w:color w:val="202124"/>
          <w:highlight w:val="white"/>
        </w:rPr>
        <w:t xml:space="preserve">Narrows April 29 </w:t>
      </w:r>
      <w:r w:rsidRPr="00D37B11">
        <w:rPr>
          <w:color w:val="202124"/>
          <w:highlight w:val="white"/>
        </w:rPr>
        <w:t>(mean = 0.014; SD = 0.038; range = 0 - 0.10)</w:t>
      </w:r>
      <w:r w:rsidR="00322712" w:rsidRPr="00D37B11">
        <w:rPr>
          <w:color w:val="202124"/>
          <w:highlight w:val="white"/>
        </w:rPr>
        <w:t xml:space="preserve"> (Table </w:t>
      </w:r>
      <w:ins w:id="484" w:author="Cheng, Matt" w:date="2021-08-22T12:39:00Z">
        <w:r w:rsidR="0034781B" w:rsidRPr="00D37B11">
          <w:rPr>
            <w:color w:val="202124"/>
            <w:highlight w:val="white"/>
          </w:rPr>
          <w:t>1</w:t>
        </w:r>
      </w:ins>
      <w:del w:id="485" w:author="Cheng, Matt" w:date="2021-08-22T12:39:00Z">
        <w:r w:rsidR="0082697C" w:rsidRPr="00D37B11" w:rsidDel="0034781B">
          <w:rPr>
            <w:color w:val="202124"/>
            <w:highlight w:val="white"/>
          </w:rPr>
          <w:delText>2</w:delText>
        </w:r>
      </w:del>
      <w:r w:rsidR="00322712" w:rsidRPr="00D37B11">
        <w:rPr>
          <w:color w:val="202124"/>
          <w:highlight w:val="white"/>
        </w:rPr>
        <w:t>)</w:t>
      </w:r>
      <w:r w:rsidRPr="00D37B11">
        <w:rPr>
          <w:color w:val="202124"/>
          <w:highlight w:val="white"/>
        </w:rPr>
        <w:t xml:space="preserve">. Furthermore, the number of interactions observed across diel cycles </w:t>
      </w:r>
      <w:r w:rsidR="00102F19" w:rsidRPr="00D37B11">
        <w:rPr>
          <w:color w:val="202124"/>
          <w:highlight w:val="white"/>
        </w:rPr>
        <w:t>per m</w:t>
      </w:r>
      <w:r w:rsidR="00102F19" w:rsidRPr="00D37B11">
        <w:rPr>
          <w:color w:val="202124"/>
          <w:highlight w:val="white"/>
          <w:vertAlign w:val="superscript"/>
        </w:rPr>
        <w:t>2</w:t>
      </w:r>
      <w:r w:rsidR="00102F19" w:rsidRPr="00D37B11">
        <w:rPr>
          <w:color w:val="202124"/>
          <w:highlight w:val="white"/>
        </w:rPr>
        <w:t xml:space="preserve"> </w:t>
      </w:r>
      <w:r w:rsidRPr="00D37B11">
        <w:rPr>
          <w:color w:val="202124"/>
          <w:highlight w:val="white"/>
        </w:rPr>
        <w:t>were also variable. Interactions were highest during night-time hours and ranged from 0 to 4.86 interactions per m</w:t>
      </w:r>
      <w:r w:rsidRPr="00D37B11">
        <w:rPr>
          <w:color w:val="202124"/>
          <w:highlight w:val="white"/>
          <w:vertAlign w:val="superscript"/>
        </w:rPr>
        <w:t>2</w:t>
      </w:r>
      <w:r w:rsidRPr="00D37B11">
        <w:rPr>
          <w:color w:val="202124"/>
          <w:highlight w:val="white"/>
        </w:rPr>
        <w:t xml:space="preserve"> (mean = 1.19; SD = 1.24) relative to during the day (mean = </w:t>
      </w:r>
      <w:r w:rsidR="00007E01" w:rsidRPr="00D37B11">
        <w:rPr>
          <w:color w:val="202124"/>
          <w:highlight w:val="white"/>
        </w:rPr>
        <w:t>0.225</w:t>
      </w:r>
      <w:r w:rsidRPr="00D37B11">
        <w:rPr>
          <w:color w:val="202124"/>
          <w:highlight w:val="white"/>
        </w:rPr>
        <w:t xml:space="preserve">, SD = </w:t>
      </w:r>
      <w:r w:rsidR="00FF6C9B" w:rsidRPr="00D37B11">
        <w:rPr>
          <w:color w:val="202124"/>
          <w:highlight w:val="white"/>
        </w:rPr>
        <w:t>0.44</w:t>
      </w:r>
      <w:r w:rsidRPr="00D37B11">
        <w:rPr>
          <w:color w:val="202124"/>
          <w:highlight w:val="white"/>
        </w:rPr>
        <w:t xml:space="preserve">). When </w:t>
      </w:r>
      <w:r w:rsidR="006E7637" w:rsidRPr="00D37B11">
        <w:rPr>
          <w:color w:val="202124"/>
          <w:highlight w:val="white"/>
        </w:rPr>
        <w:t xml:space="preserve">the number of interactions across diel cycles were compared </w:t>
      </w:r>
      <w:r w:rsidRPr="00D37B11">
        <w:rPr>
          <w:color w:val="202124"/>
          <w:highlight w:val="white"/>
        </w:rPr>
        <w:t xml:space="preserve">among sites, night-time interactions </w:t>
      </w:r>
      <w:r w:rsidR="00B636A6" w:rsidRPr="00D37B11">
        <w:rPr>
          <w:color w:val="202124"/>
          <w:highlight w:val="white"/>
        </w:rPr>
        <w:t>per m</w:t>
      </w:r>
      <w:r w:rsidR="00B636A6" w:rsidRPr="00D37B11">
        <w:rPr>
          <w:color w:val="202124"/>
          <w:highlight w:val="white"/>
          <w:vertAlign w:val="superscript"/>
        </w:rPr>
        <w:t>2</w:t>
      </w:r>
      <w:r w:rsidR="00B636A6" w:rsidRPr="00D37B11">
        <w:rPr>
          <w:color w:val="202124"/>
          <w:highlight w:val="white"/>
        </w:rPr>
        <w:t xml:space="preserve"> </w:t>
      </w:r>
      <w:r w:rsidRPr="00D37B11">
        <w:rPr>
          <w:color w:val="202124"/>
          <w:highlight w:val="white"/>
        </w:rPr>
        <w:t>were higher</w:t>
      </w:r>
      <w:r w:rsidR="00CB0EF3" w:rsidRPr="00D37B11">
        <w:rPr>
          <w:color w:val="202124"/>
          <w:highlight w:val="white"/>
        </w:rPr>
        <w:t xml:space="preserve"> than daytime interactions</w:t>
      </w:r>
      <w:r w:rsidRPr="00D37B11">
        <w:rPr>
          <w:color w:val="202124"/>
          <w:highlight w:val="white"/>
        </w:rPr>
        <w:t xml:space="preserve"> at sites </w:t>
      </w:r>
      <w:r w:rsidR="00836D32" w:rsidRPr="00D37B11">
        <w:rPr>
          <w:color w:val="202124"/>
          <w:highlight w:val="white"/>
        </w:rPr>
        <w:t xml:space="preserve">Upstream Fence April 20 - 21 </w:t>
      </w:r>
      <w:r w:rsidRPr="00D37B11">
        <w:rPr>
          <w:color w:val="202124"/>
          <w:highlight w:val="white"/>
        </w:rPr>
        <w:t>(</w:t>
      </w:r>
      <w:r w:rsidR="00E301D0" w:rsidRPr="00D37B11">
        <w:rPr>
          <w:color w:val="202124"/>
          <w:highlight w:val="white"/>
        </w:rPr>
        <w:t xml:space="preserve">day-time: mean = 0.05; SD = 0.11, night-time: </w:t>
      </w:r>
      <w:r w:rsidRPr="00D37B11">
        <w:rPr>
          <w:color w:val="202124"/>
          <w:highlight w:val="white"/>
        </w:rPr>
        <w:t xml:space="preserve">mean = 0.78; SD = 0.42; </w:t>
      </w:r>
      <w:ins w:id="486" w:author="Cheng, Matt" w:date="2021-08-24T22:12:00Z">
        <w:r w:rsidR="00BE5F4B" w:rsidRPr="00D37B11">
          <w:rPr>
            <w:color w:val="202124"/>
            <w:highlight w:val="white"/>
          </w:rPr>
          <w:t xml:space="preserve">W = 11; </w:t>
        </w:r>
      </w:ins>
      <w:ins w:id="487" w:author="Cheng, Matt" w:date="2021-08-24T22:56:00Z">
        <w:r w:rsidR="00A325D3" w:rsidRPr="00D37B11">
          <w:rPr>
            <w:i/>
            <w:iCs/>
            <w:color w:val="202124"/>
            <w:highlight w:val="white"/>
          </w:rPr>
          <w:t xml:space="preserve">P </w:t>
        </w:r>
      </w:ins>
      <w:ins w:id="488" w:author="Cheng, Matt" w:date="2021-08-24T22:12:00Z">
        <w:r w:rsidR="00BE5F4B" w:rsidRPr="00D37B11">
          <w:rPr>
            <w:color w:val="202124"/>
            <w:highlight w:val="white"/>
          </w:rPr>
          <w:t>&lt;</w:t>
        </w:r>
      </w:ins>
      <w:ins w:id="489" w:author="Cheng, Matt" w:date="2021-08-24T22:56:00Z">
        <w:r w:rsidR="00A325D3" w:rsidRPr="00D37B11">
          <w:rPr>
            <w:color w:val="202124"/>
            <w:highlight w:val="white"/>
          </w:rPr>
          <w:t xml:space="preserve"> </w:t>
        </w:r>
      </w:ins>
      <w:ins w:id="490" w:author="Cheng, Matt" w:date="2021-08-24T22:12:00Z">
        <w:r w:rsidR="00BE5F4B" w:rsidRPr="00D37B11">
          <w:rPr>
            <w:color w:val="202124"/>
            <w:highlight w:val="white"/>
          </w:rPr>
          <w:t>0.01</w:t>
        </w:r>
      </w:ins>
      <w:r w:rsidRPr="00D37B11">
        <w:rPr>
          <w:color w:val="202124"/>
          <w:highlight w:val="white"/>
        </w:rPr>
        <w:t xml:space="preserve">Fig. 2A) and </w:t>
      </w:r>
      <w:r w:rsidR="00836D32" w:rsidRPr="00D37B11">
        <w:rPr>
          <w:color w:val="202124"/>
          <w:highlight w:val="white"/>
        </w:rPr>
        <w:t xml:space="preserve">Upstream Fence April 27 - 29 </w:t>
      </w:r>
      <w:r w:rsidRPr="00D37B11">
        <w:rPr>
          <w:color w:val="202124"/>
          <w:highlight w:val="white"/>
        </w:rPr>
        <w:t>(</w:t>
      </w:r>
      <w:r w:rsidR="002D41DA" w:rsidRPr="00D37B11">
        <w:rPr>
          <w:color w:val="202124"/>
          <w:highlight w:val="white"/>
        </w:rPr>
        <w:t xml:space="preserve">day-time: mean = 0.54; SD = 0.57, night-time: </w:t>
      </w:r>
      <w:r w:rsidRPr="00D37B11">
        <w:rPr>
          <w:color w:val="202124"/>
          <w:highlight w:val="white"/>
        </w:rPr>
        <w:t>mean = 2.35; SD = 0.93;</w:t>
      </w:r>
      <w:ins w:id="491" w:author="Cheng, Matt" w:date="2021-08-24T22:13:00Z">
        <w:r w:rsidR="004463C3" w:rsidRPr="00D37B11">
          <w:rPr>
            <w:color w:val="202124"/>
            <w:highlight w:val="white"/>
          </w:rPr>
          <w:t xml:space="preserve"> W = 79.5; </w:t>
        </w:r>
      </w:ins>
      <w:ins w:id="492" w:author="Cheng, Matt" w:date="2021-08-24T22:56:00Z">
        <w:r w:rsidR="00A325D3" w:rsidRPr="00D37B11">
          <w:rPr>
            <w:i/>
            <w:iCs/>
            <w:color w:val="202124"/>
            <w:highlight w:val="white"/>
          </w:rPr>
          <w:t>P</w:t>
        </w:r>
        <w:r w:rsidR="00A325D3" w:rsidRPr="00D37B11">
          <w:rPr>
            <w:color w:val="202124"/>
            <w:highlight w:val="white"/>
          </w:rPr>
          <w:t xml:space="preserve"> </w:t>
        </w:r>
      </w:ins>
      <w:ins w:id="493" w:author="Cheng, Matt" w:date="2021-08-24T22:13:00Z">
        <w:r w:rsidR="004463C3" w:rsidRPr="00D37B11">
          <w:rPr>
            <w:color w:val="202124"/>
            <w:highlight w:val="white"/>
          </w:rPr>
          <w:t>&lt; 0.01</w:t>
        </w:r>
      </w:ins>
      <w:r w:rsidRPr="00D37B11">
        <w:rPr>
          <w:color w:val="202124"/>
          <w:highlight w:val="white"/>
        </w:rPr>
        <w:t xml:space="preserve"> Fig. 2E), and were statistically significant in both cases, relative to other sites. </w:t>
      </w:r>
    </w:p>
    <w:p w14:paraId="5CA1A473" w14:textId="77777777" w:rsidR="0082697C" w:rsidRPr="00D37B11" w:rsidRDefault="0082697C" w:rsidP="00E71425">
      <w:pPr>
        <w:spacing w:line="480" w:lineRule="auto"/>
        <w:rPr>
          <w:color w:val="202124"/>
          <w:highlight w:val="white"/>
        </w:rPr>
      </w:pPr>
    </w:p>
    <w:p w14:paraId="5CE794F7" w14:textId="358E4706" w:rsidR="003336BE" w:rsidRPr="00D37B11" w:rsidRDefault="003336BE" w:rsidP="00E71425">
      <w:pPr>
        <w:spacing w:line="480" w:lineRule="auto"/>
        <w:rPr>
          <w:color w:val="202124"/>
          <w:highlight w:val="white"/>
        </w:rPr>
      </w:pPr>
      <w:r w:rsidRPr="00D37B11">
        <w:rPr>
          <w:color w:val="202124"/>
          <w:highlight w:val="white"/>
        </w:rPr>
        <w:tab/>
        <w:t>Smolt density estimates obtained from the DFO enumeration fence ranged from 200 - 882,717 smolts per hour. The number of hourly interactions and smolt densities were not correlated when these data were aggregated across all sites (Pearson’s correlation,</w:t>
      </w:r>
      <w:ins w:id="494" w:author="Cheng, Matt" w:date="2021-08-22T10:23:00Z">
        <w:r w:rsidR="00E54BC0" w:rsidRPr="00D37B11">
          <w:rPr>
            <w:color w:val="202124"/>
            <w:highlight w:val="white"/>
          </w:rPr>
          <w:t xml:space="preserve"> </w:t>
        </w:r>
        <w:commentRangeStart w:id="495"/>
        <w:r w:rsidR="00E54BC0" w:rsidRPr="00D37B11">
          <w:rPr>
            <w:color w:val="202124"/>
            <w:highlight w:val="white"/>
          </w:rPr>
          <w:t xml:space="preserve">r = -0.22; </w:t>
        </w:r>
        <w:commentRangeEnd w:id="495"/>
        <w:r w:rsidR="00E54BC0" w:rsidRPr="00D37B11">
          <w:rPr>
            <w:rStyle w:val="CommentReference"/>
            <w:rFonts w:ascii="Arial" w:eastAsia="Arial" w:hAnsi="Arial" w:cs="Arial"/>
            <w:sz w:val="24"/>
            <w:szCs w:val="24"/>
            <w:lang w:val="en"/>
            <w:rPrChange w:id="496" w:author="Cheng, Matt" w:date="2021-08-24T22:59:00Z">
              <w:rPr>
                <w:rStyle w:val="CommentReference"/>
                <w:rFonts w:ascii="Arial" w:eastAsia="Arial" w:hAnsi="Arial" w:cs="Arial"/>
                <w:lang w:val="en"/>
              </w:rPr>
            </w:rPrChange>
          </w:rPr>
          <w:commentReference w:id="495"/>
        </w:r>
      </w:ins>
      <w:r w:rsidRPr="00D37B11">
        <w:rPr>
          <w:color w:val="202124"/>
          <w:highlight w:val="white"/>
        </w:rPr>
        <w:t xml:space="preserve"> t = -1.73;</w:t>
      </w:r>
      <w:ins w:id="497" w:author="Cheng, Matt" w:date="2021-08-24T22:16:00Z">
        <w:r w:rsidR="002D142A" w:rsidRPr="00D37B11">
          <w:rPr>
            <w:color w:val="202124"/>
            <w:highlight w:val="white"/>
          </w:rPr>
          <w:t xml:space="preserve"> df = </w:t>
        </w:r>
      </w:ins>
      <w:ins w:id="498" w:author="Cheng, Matt" w:date="2021-08-24T22:17:00Z">
        <w:r w:rsidR="002D142A" w:rsidRPr="00D37B11">
          <w:rPr>
            <w:color w:val="202124"/>
            <w:highlight w:val="white"/>
          </w:rPr>
          <w:t>57;</w:t>
        </w:r>
      </w:ins>
      <w:r w:rsidRPr="00D37B11">
        <w:rPr>
          <w:color w:val="202124"/>
          <w:highlight w:val="white"/>
        </w:rPr>
        <w:t xml:space="preserve"> </w:t>
      </w:r>
      <w:commentRangeStart w:id="499"/>
      <w:del w:id="500" w:author="Cheng, Matt" w:date="2021-08-22T10:23:00Z">
        <w:r w:rsidRPr="00D37B11" w:rsidDel="00E54BC0">
          <w:rPr>
            <w:color w:val="202124"/>
            <w:highlight w:val="white"/>
          </w:rPr>
          <w:delText xml:space="preserve">r = -0.22; </w:delText>
        </w:r>
        <w:commentRangeEnd w:id="499"/>
        <w:r w:rsidR="00995C6E" w:rsidRPr="00D37B11" w:rsidDel="00E54BC0">
          <w:rPr>
            <w:rStyle w:val="CommentReference"/>
            <w:rFonts w:ascii="Arial" w:eastAsia="Arial" w:hAnsi="Arial" w:cs="Arial"/>
            <w:sz w:val="24"/>
            <w:szCs w:val="24"/>
            <w:lang w:val="en"/>
            <w:rPrChange w:id="501" w:author="Cheng, Matt" w:date="2021-08-24T22:59:00Z">
              <w:rPr>
                <w:rStyle w:val="CommentReference"/>
                <w:rFonts w:ascii="Arial" w:eastAsia="Arial" w:hAnsi="Arial" w:cs="Arial"/>
                <w:lang w:val="en"/>
              </w:rPr>
            </w:rPrChange>
          </w:rPr>
          <w:commentReference w:id="499"/>
        </w:r>
      </w:del>
      <w:ins w:id="502" w:author="Cheng, Matt" w:date="2021-08-24T22:56:00Z">
        <w:r w:rsidR="00E94A5C" w:rsidRPr="00D37B11">
          <w:rPr>
            <w:i/>
            <w:iCs/>
            <w:color w:val="202124"/>
            <w:highlight w:val="white"/>
          </w:rPr>
          <w:t xml:space="preserve"> P</w:t>
        </w:r>
        <w:r w:rsidR="00E94A5C" w:rsidRPr="00D37B11" w:rsidDel="00E94A5C">
          <w:rPr>
            <w:color w:val="202124"/>
            <w:highlight w:val="white"/>
          </w:rPr>
          <w:t xml:space="preserve"> </w:t>
        </w:r>
      </w:ins>
      <w:del w:id="503" w:author="Cheng, Matt" w:date="2021-08-24T22:56:00Z">
        <w:r w:rsidRPr="00D37B11" w:rsidDel="00E94A5C">
          <w:rPr>
            <w:color w:val="202124"/>
            <w:highlight w:val="white"/>
          </w:rPr>
          <w:delText xml:space="preserve">p </w:delText>
        </w:r>
      </w:del>
      <w:r w:rsidRPr="00D37B11">
        <w:rPr>
          <w:color w:val="202124"/>
          <w:highlight w:val="white"/>
        </w:rPr>
        <w:t xml:space="preserve">= 0.08). However, a significant positive correlation did exist between the number of hourly interactions and smolt densities for site </w:t>
      </w:r>
      <w:commentRangeStart w:id="504"/>
      <w:del w:id="505" w:author="Cheng, Matt" w:date="2021-08-21T21:50:00Z">
        <w:r w:rsidRPr="00D37B11" w:rsidDel="00D320EC">
          <w:rPr>
            <w:color w:val="202124"/>
            <w:highlight w:val="white"/>
          </w:rPr>
          <w:delText xml:space="preserve">UF272829 </w:delText>
        </w:r>
      </w:del>
      <w:commentRangeEnd w:id="504"/>
      <w:ins w:id="506" w:author="Cheng, Matt" w:date="2021-08-21T21:50:00Z">
        <w:r w:rsidR="00D320EC" w:rsidRPr="00D37B11">
          <w:rPr>
            <w:color w:val="202124"/>
            <w:highlight w:val="white"/>
          </w:rPr>
          <w:t xml:space="preserve">Upstream Fence April 27 - 29 </w:t>
        </w:r>
      </w:ins>
      <w:r w:rsidR="00995C6E" w:rsidRPr="00D37B11">
        <w:rPr>
          <w:rStyle w:val="CommentReference"/>
          <w:rFonts w:ascii="Arial" w:eastAsia="Arial" w:hAnsi="Arial" w:cs="Arial"/>
          <w:sz w:val="24"/>
          <w:szCs w:val="24"/>
          <w:lang w:val="en"/>
          <w:rPrChange w:id="507" w:author="Cheng, Matt" w:date="2021-08-24T22:59:00Z">
            <w:rPr>
              <w:rStyle w:val="CommentReference"/>
              <w:rFonts w:ascii="Arial" w:eastAsia="Arial" w:hAnsi="Arial" w:cs="Arial"/>
              <w:lang w:val="en"/>
            </w:rPr>
          </w:rPrChange>
        </w:rPr>
        <w:commentReference w:id="504"/>
      </w:r>
      <w:r w:rsidRPr="00D37B11">
        <w:rPr>
          <w:color w:val="202124"/>
          <w:highlight w:val="white"/>
        </w:rPr>
        <w:t xml:space="preserve">(Pearson’s correlation, </w:t>
      </w:r>
      <w:ins w:id="508" w:author="Cheng, Matt" w:date="2021-08-22T10:24:00Z">
        <w:r w:rsidR="00EC7601" w:rsidRPr="00D37B11">
          <w:rPr>
            <w:color w:val="202124"/>
            <w:highlight w:val="white"/>
          </w:rPr>
          <w:t xml:space="preserve">r = 0.64; </w:t>
        </w:r>
      </w:ins>
      <w:r w:rsidRPr="00D37B11">
        <w:rPr>
          <w:color w:val="202124"/>
          <w:highlight w:val="white"/>
        </w:rPr>
        <w:t>t =3.96</w:t>
      </w:r>
      <w:ins w:id="509" w:author="Cheng, Matt" w:date="2021-08-22T10:24:00Z">
        <w:r w:rsidR="00EC7601" w:rsidRPr="00D37B11">
          <w:rPr>
            <w:color w:val="202124"/>
            <w:highlight w:val="white"/>
          </w:rPr>
          <w:t>;</w:t>
        </w:r>
      </w:ins>
      <w:r w:rsidRPr="00D37B11">
        <w:rPr>
          <w:color w:val="202124"/>
          <w:highlight w:val="white"/>
        </w:rPr>
        <w:t xml:space="preserve"> </w:t>
      </w:r>
      <w:ins w:id="510" w:author="Cheng, Matt" w:date="2021-08-24T22:17:00Z">
        <w:r w:rsidR="00B84B6D" w:rsidRPr="00D37B11">
          <w:rPr>
            <w:color w:val="202124"/>
            <w:highlight w:val="white"/>
          </w:rPr>
          <w:t xml:space="preserve">df = </w:t>
        </w:r>
        <w:r w:rsidR="008544CD" w:rsidRPr="00D37B11">
          <w:rPr>
            <w:color w:val="202124"/>
            <w:highlight w:val="white"/>
          </w:rPr>
          <w:t>22;</w:t>
        </w:r>
      </w:ins>
      <w:r w:rsidRPr="00D37B11">
        <w:rPr>
          <w:color w:val="202124"/>
          <w:highlight w:val="white"/>
        </w:rPr>
        <w:t xml:space="preserve"> </w:t>
      </w:r>
      <w:del w:id="511" w:author="Cheng, Matt" w:date="2021-08-22T10:24:00Z">
        <w:r w:rsidRPr="00D37B11" w:rsidDel="00EC7601">
          <w:rPr>
            <w:color w:val="202124"/>
            <w:highlight w:val="white"/>
          </w:rPr>
          <w:delText xml:space="preserve">r = 0.64; </w:delText>
        </w:r>
      </w:del>
      <w:ins w:id="512" w:author="Cheng, Matt" w:date="2021-08-24T22:56:00Z">
        <w:r w:rsidR="00FD04F6" w:rsidRPr="00D37B11">
          <w:rPr>
            <w:i/>
            <w:iCs/>
            <w:color w:val="202124"/>
            <w:highlight w:val="white"/>
          </w:rPr>
          <w:t>P</w:t>
        </w:r>
        <w:r w:rsidR="00FD04F6" w:rsidRPr="00D37B11" w:rsidDel="00FD04F6">
          <w:rPr>
            <w:color w:val="202124"/>
            <w:highlight w:val="white"/>
          </w:rPr>
          <w:t xml:space="preserve"> </w:t>
        </w:r>
      </w:ins>
      <w:del w:id="513" w:author="Cheng, Matt" w:date="2021-08-24T22:56:00Z">
        <w:r w:rsidRPr="00D37B11" w:rsidDel="00FD04F6">
          <w:rPr>
            <w:color w:val="202124"/>
            <w:highlight w:val="white"/>
          </w:rPr>
          <w:delText xml:space="preserve">p </w:delText>
        </w:r>
      </w:del>
      <w:r w:rsidRPr="00D37B11">
        <w:rPr>
          <w:color w:val="202124"/>
          <w:highlight w:val="white"/>
        </w:rPr>
        <w:t>&lt; 0.001; Fig.</w:t>
      </w:r>
      <w:r w:rsidRPr="00D37B11">
        <w:rPr>
          <w:b/>
          <w:color w:val="202124"/>
          <w:highlight w:val="white"/>
        </w:rPr>
        <w:t xml:space="preserve"> </w:t>
      </w:r>
      <w:r w:rsidRPr="00D37B11">
        <w:rPr>
          <w:color w:val="202124"/>
          <w:highlight w:val="white"/>
        </w:rPr>
        <w:t xml:space="preserve">2E). This correlation also existed for Site </w:t>
      </w:r>
      <w:commentRangeStart w:id="514"/>
      <w:del w:id="515" w:author="Cheng, Matt" w:date="2021-08-21T21:50:00Z">
        <w:r w:rsidRPr="00D37B11" w:rsidDel="00D320EC">
          <w:rPr>
            <w:color w:val="202124"/>
            <w:highlight w:val="white"/>
          </w:rPr>
          <w:delText xml:space="preserve">UF2021 </w:delText>
        </w:r>
      </w:del>
      <w:commentRangeEnd w:id="514"/>
      <w:ins w:id="516" w:author="Cheng, Matt" w:date="2021-08-21T21:50:00Z">
        <w:r w:rsidR="00D320EC" w:rsidRPr="00D37B11">
          <w:rPr>
            <w:color w:val="202124"/>
            <w:highlight w:val="white"/>
          </w:rPr>
          <w:t xml:space="preserve">Upstream Fence April 20 - 21 </w:t>
        </w:r>
      </w:ins>
      <w:r w:rsidR="00995C6E" w:rsidRPr="00D37B11">
        <w:rPr>
          <w:rStyle w:val="CommentReference"/>
          <w:rFonts w:ascii="Arial" w:eastAsia="Arial" w:hAnsi="Arial" w:cs="Arial"/>
          <w:sz w:val="24"/>
          <w:szCs w:val="24"/>
          <w:lang w:val="en"/>
          <w:rPrChange w:id="517" w:author="Cheng, Matt" w:date="2021-08-24T22:59:00Z">
            <w:rPr>
              <w:rStyle w:val="CommentReference"/>
              <w:rFonts w:ascii="Arial" w:eastAsia="Arial" w:hAnsi="Arial" w:cs="Arial"/>
              <w:lang w:val="en"/>
            </w:rPr>
          </w:rPrChange>
        </w:rPr>
        <w:commentReference w:id="514"/>
      </w:r>
      <w:r w:rsidRPr="00D37B11">
        <w:rPr>
          <w:color w:val="202124"/>
          <w:highlight w:val="white"/>
        </w:rPr>
        <w:t xml:space="preserve">but not significantly (Pearson’s correlation, </w:t>
      </w:r>
      <w:ins w:id="518" w:author="Cheng, Matt" w:date="2021-08-22T10:23:00Z">
        <w:r w:rsidR="0023390A" w:rsidRPr="00D37B11">
          <w:rPr>
            <w:color w:val="202124"/>
            <w:highlight w:val="white"/>
          </w:rPr>
          <w:t xml:space="preserve">r = 0.66; </w:t>
        </w:r>
      </w:ins>
      <w:r w:rsidRPr="00D37B11">
        <w:rPr>
          <w:color w:val="202124"/>
          <w:highlight w:val="white"/>
        </w:rPr>
        <w:t>t = 2.17</w:t>
      </w:r>
      <w:proofErr w:type="gramStart"/>
      <w:r w:rsidRPr="00D37B11">
        <w:rPr>
          <w:color w:val="202124"/>
          <w:highlight w:val="white"/>
        </w:rPr>
        <w:t xml:space="preserve">; </w:t>
      </w:r>
      <w:ins w:id="519" w:author="Cheng, Matt" w:date="2021-08-24T22:17:00Z">
        <w:r w:rsidR="00844B96" w:rsidRPr="00D37B11">
          <w:rPr>
            <w:color w:val="202124"/>
            <w:highlight w:val="white"/>
          </w:rPr>
          <w:t xml:space="preserve"> df</w:t>
        </w:r>
        <w:proofErr w:type="gramEnd"/>
        <w:r w:rsidR="00844B96" w:rsidRPr="00D37B11">
          <w:rPr>
            <w:color w:val="202124"/>
            <w:highlight w:val="white"/>
          </w:rPr>
          <w:t xml:space="preserve"> = </w:t>
        </w:r>
      </w:ins>
      <w:ins w:id="520" w:author="Cheng, Matt" w:date="2021-08-24T22:18:00Z">
        <w:r w:rsidR="00844B96" w:rsidRPr="00D37B11">
          <w:rPr>
            <w:color w:val="202124"/>
            <w:highlight w:val="white"/>
          </w:rPr>
          <w:t xml:space="preserve">6; </w:t>
        </w:r>
      </w:ins>
      <w:del w:id="521" w:author="Cheng, Matt" w:date="2021-08-22T10:23:00Z">
        <w:r w:rsidRPr="00D37B11" w:rsidDel="0023390A">
          <w:rPr>
            <w:color w:val="202124"/>
            <w:highlight w:val="white"/>
          </w:rPr>
          <w:delText xml:space="preserve">r = 0.66; </w:delText>
        </w:r>
      </w:del>
      <w:ins w:id="522" w:author="Cheng, Matt" w:date="2021-08-24T22:56:00Z">
        <w:r w:rsidR="00FD04F6" w:rsidRPr="00D37B11">
          <w:rPr>
            <w:i/>
            <w:iCs/>
            <w:color w:val="202124"/>
            <w:highlight w:val="white"/>
          </w:rPr>
          <w:t>P</w:t>
        </w:r>
        <w:r w:rsidR="00FD04F6" w:rsidRPr="00D37B11" w:rsidDel="00FD04F6">
          <w:rPr>
            <w:color w:val="202124"/>
            <w:highlight w:val="white"/>
          </w:rPr>
          <w:t xml:space="preserve"> </w:t>
        </w:r>
      </w:ins>
      <w:del w:id="523" w:author="Cheng, Matt" w:date="2021-08-24T22:56:00Z">
        <w:r w:rsidRPr="00D37B11" w:rsidDel="00FD04F6">
          <w:rPr>
            <w:color w:val="202124"/>
            <w:highlight w:val="white"/>
          </w:rPr>
          <w:delText xml:space="preserve">p </w:delText>
        </w:r>
      </w:del>
      <w:r w:rsidRPr="00D37B11">
        <w:rPr>
          <w:color w:val="202124"/>
          <w:highlight w:val="white"/>
        </w:rPr>
        <w:t>= 0.07; Fig.</w:t>
      </w:r>
      <w:r w:rsidRPr="00D37B11">
        <w:rPr>
          <w:b/>
          <w:color w:val="202124"/>
          <w:highlight w:val="white"/>
        </w:rPr>
        <w:t xml:space="preserve"> </w:t>
      </w:r>
      <w:r w:rsidRPr="00D37B11">
        <w:rPr>
          <w:color w:val="202124"/>
          <w:highlight w:val="white"/>
        </w:rPr>
        <w:t xml:space="preserve">2A). </w:t>
      </w:r>
    </w:p>
    <w:p w14:paraId="2BACC853" w14:textId="137ACCF5" w:rsidR="0068424B" w:rsidRPr="00D37B11" w:rsidRDefault="0068424B" w:rsidP="00E71425">
      <w:pPr>
        <w:spacing w:line="480" w:lineRule="auto"/>
        <w:ind w:firstLine="720"/>
        <w:rPr>
          <w:color w:val="202124"/>
          <w:highlight w:val="white"/>
        </w:rPr>
      </w:pPr>
      <w:r w:rsidRPr="00D37B11">
        <w:rPr>
          <w:color w:val="202124"/>
          <w:highlight w:val="white"/>
        </w:rPr>
        <w:t xml:space="preserve">Additionally, previously obtained field estimates (n = 327) of Bull Trout </w:t>
      </w:r>
      <w:r w:rsidR="00995C6E" w:rsidRPr="00D37B11">
        <w:rPr>
          <w:color w:val="202124"/>
          <w:highlight w:val="white"/>
        </w:rPr>
        <w:t xml:space="preserve">total length </w:t>
      </w:r>
      <w:r w:rsidRPr="00D37B11">
        <w:rPr>
          <w:color w:val="202124"/>
          <w:highlight w:val="white"/>
        </w:rPr>
        <w:t xml:space="preserve">ranged between 41 to 80 cm (mean = 58.1; SD = 6.4; Fig. 3). </w:t>
      </w:r>
      <w:r w:rsidR="002568B2" w:rsidRPr="00D37B11">
        <w:rPr>
          <w:color w:val="202124"/>
          <w:highlight w:val="white"/>
        </w:rPr>
        <w:t xml:space="preserve">From the DIDSON, we obtained </w:t>
      </w:r>
      <w:r w:rsidR="002568B2" w:rsidRPr="00D37B11">
        <w:rPr>
          <w:color w:val="202124"/>
          <w:highlight w:val="white"/>
        </w:rPr>
        <w:lastRenderedPageBreak/>
        <w:t>l</w:t>
      </w:r>
      <w:r w:rsidRPr="00D37B11">
        <w:rPr>
          <w:color w:val="202124"/>
          <w:highlight w:val="white"/>
        </w:rPr>
        <w:t xml:space="preserve">ength estimates of Bull Trout </w:t>
      </w:r>
      <w:r w:rsidR="002568B2" w:rsidRPr="00D37B11">
        <w:rPr>
          <w:color w:val="202124"/>
          <w:highlight w:val="white"/>
        </w:rPr>
        <w:t xml:space="preserve">that ranged from </w:t>
      </w:r>
      <w:del w:id="524" w:author="Cheng, Matt" w:date="2021-08-22T10:27:00Z">
        <w:r w:rsidR="002568B2" w:rsidRPr="00D37B11" w:rsidDel="00CD3C2F">
          <w:rPr>
            <w:color w:val="202124"/>
            <w:highlight w:val="white"/>
          </w:rPr>
          <w:delText>XX</w:delText>
        </w:r>
      </w:del>
      <w:ins w:id="525" w:author="Cheng, Matt" w:date="2021-08-22T10:27:00Z">
        <w:r w:rsidR="00CD3C2F" w:rsidRPr="00D37B11">
          <w:rPr>
            <w:color w:val="202124"/>
            <w:highlight w:val="white"/>
          </w:rPr>
          <w:t>25</w:t>
        </w:r>
      </w:ins>
      <w:r w:rsidR="002568B2" w:rsidRPr="00D37B11">
        <w:rPr>
          <w:color w:val="202124"/>
          <w:highlight w:val="white"/>
        </w:rPr>
        <w:t xml:space="preserve"> cm to </w:t>
      </w:r>
      <w:del w:id="526" w:author="Cheng, Matt" w:date="2021-08-22T10:27:00Z">
        <w:r w:rsidR="002568B2" w:rsidRPr="00D37B11" w:rsidDel="00CD3C2F">
          <w:rPr>
            <w:color w:val="202124"/>
            <w:highlight w:val="white"/>
          </w:rPr>
          <w:delText>XX</w:delText>
        </w:r>
      </w:del>
      <w:ins w:id="527" w:author="Cheng, Matt" w:date="2021-08-22T10:27:00Z">
        <w:r w:rsidR="00CD3C2F" w:rsidRPr="00D37B11">
          <w:rPr>
            <w:color w:val="202124"/>
            <w:highlight w:val="white"/>
          </w:rPr>
          <w:t>86</w:t>
        </w:r>
      </w:ins>
      <w:r w:rsidR="002568B2" w:rsidRPr="00D37B11">
        <w:rPr>
          <w:color w:val="202124"/>
          <w:highlight w:val="white"/>
        </w:rPr>
        <w:t xml:space="preserve"> cm across all bull trout (n = </w:t>
      </w:r>
      <w:del w:id="528" w:author="Cheng, Matt" w:date="2021-08-22T10:28:00Z">
        <w:r w:rsidR="002568B2" w:rsidRPr="00D37B11" w:rsidDel="005E68C7">
          <w:rPr>
            <w:color w:val="202124"/>
            <w:highlight w:val="white"/>
          </w:rPr>
          <w:delText>XX</w:delText>
        </w:r>
      </w:del>
      <w:ins w:id="529" w:author="Cheng, Matt" w:date="2021-08-22T10:28:00Z">
        <w:r w:rsidR="005E68C7" w:rsidRPr="00D37B11">
          <w:rPr>
            <w:color w:val="202124"/>
            <w:highlight w:val="white"/>
          </w:rPr>
          <w:t>462</w:t>
        </w:r>
      </w:ins>
      <w:r w:rsidR="002568B2" w:rsidRPr="00D37B11">
        <w:rPr>
          <w:color w:val="202124"/>
          <w:highlight w:val="white"/>
        </w:rPr>
        <w:t xml:space="preserve">; mean </w:t>
      </w:r>
      <w:del w:id="530" w:author="Cheng, Matt" w:date="2021-08-22T10:28:00Z">
        <w:r w:rsidR="002568B2" w:rsidRPr="00D37B11" w:rsidDel="005E68C7">
          <w:rPr>
            <w:color w:val="202124"/>
            <w:highlight w:val="white"/>
          </w:rPr>
          <w:delText>XX</w:delText>
        </w:r>
      </w:del>
      <w:ins w:id="531" w:author="Cheng, Matt" w:date="2021-08-22T10:28:00Z">
        <w:r w:rsidR="005E68C7" w:rsidRPr="00D37B11">
          <w:rPr>
            <w:color w:val="202124"/>
            <w:highlight w:val="white"/>
          </w:rPr>
          <w:t>48.6</w:t>
        </w:r>
      </w:ins>
      <w:r w:rsidR="002568B2" w:rsidRPr="00D37B11">
        <w:rPr>
          <w:color w:val="202124"/>
          <w:highlight w:val="white"/>
        </w:rPr>
        <w:t xml:space="preserve"> cm; SD </w:t>
      </w:r>
      <w:del w:id="532" w:author="Cheng, Matt" w:date="2021-08-22T10:28:00Z">
        <w:r w:rsidR="002568B2" w:rsidRPr="00D37B11" w:rsidDel="005E68C7">
          <w:rPr>
            <w:color w:val="202124"/>
            <w:highlight w:val="white"/>
          </w:rPr>
          <w:delText>XX</w:delText>
        </w:r>
      </w:del>
      <w:ins w:id="533" w:author="Cheng, Matt" w:date="2021-08-22T10:28:00Z">
        <w:r w:rsidR="005E68C7" w:rsidRPr="00D37B11">
          <w:rPr>
            <w:color w:val="202124"/>
            <w:highlight w:val="white"/>
          </w:rPr>
          <w:t>10.1</w:t>
        </w:r>
      </w:ins>
      <w:r w:rsidR="002568B2" w:rsidRPr="00D37B11">
        <w:rPr>
          <w:color w:val="202124"/>
          <w:highlight w:val="white"/>
        </w:rPr>
        <w:t xml:space="preserve"> cm) and from </w:t>
      </w:r>
      <w:del w:id="534" w:author="Cheng, Matt" w:date="2021-08-22T10:28:00Z">
        <w:r w:rsidR="002568B2" w:rsidRPr="00D37B11" w:rsidDel="00712CC0">
          <w:rPr>
            <w:color w:val="202124"/>
            <w:highlight w:val="white"/>
          </w:rPr>
          <w:delText>XX</w:delText>
        </w:r>
      </w:del>
      <w:ins w:id="535" w:author="Cheng, Matt" w:date="2021-08-22T10:28:00Z">
        <w:r w:rsidR="00712CC0" w:rsidRPr="00D37B11">
          <w:rPr>
            <w:color w:val="202124"/>
            <w:highlight w:val="white"/>
          </w:rPr>
          <w:t>32</w:t>
        </w:r>
      </w:ins>
      <w:r w:rsidR="002568B2" w:rsidRPr="00D37B11">
        <w:rPr>
          <w:color w:val="202124"/>
          <w:highlight w:val="white"/>
        </w:rPr>
        <w:t xml:space="preserve"> cm to </w:t>
      </w:r>
      <w:del w:id="536" w:author="Cheng, Matt" w:date="2021-08-22T10:28:00Z">
        <w:r w:rsidR="002568B2" w:rsidRPr="00D37B11" w:rsidDel="00712CC0">
          <w:rPr>
            <w:color w:val="202124"/>
            <w:highlight w:val="white"/>
          </w:rPr>
          <w:delText>XX</w:delText>
        </w:r>
      </w:del>
      <w:ins w:id="537" w:author="Cheng, Matt" w:date="2021-08-22T10:28:00Z">
        <w:r w:rsidR="00712CC0" w:rsidRPr="00D37B11">
          <w:rPr>
            <w:color w:val="202124"/>
            <w:highlight w:val="white"/>
          </w:rPr>
          <w:t>68</w:t>
        </w:r>
      </w:ins>
      <w:r w:rsidR="002568B2" w:rsidRPr="00D37B11">
        <w:rPr>
          <w:color w:val="202124"/>
          <w:highlight w:val="white"/>
        </w:rPr>
        <w:t xml:space="preserve"> cm (n = </w:t>
      </w:r>
      <w:del w:id="538" w:author="Cheng, Matt" w:date="2021-08-22T10:28:00Z">
        <w:r w:rsidR="002568B2" w:rsidRPr="00D37B11" w:rsidDel="00712CC0">
          <w:rPr>
            <w:color w:val="202124"/>
            <w:highlight w:val="white"/>
          </w:rPr>
          <w:delText>XX</w:delText>
        </w:r>
      </w:del>
      <w:ins w:id="539" w:author="Cheng, Matt" w:date="2021-08-22T10:28:00Z">
        <w:r w:rsidR="00712CC0" w:rsidRPr="00D37B11">
          <w:rPr>
            <w:color w:val="202124"/>
            <w:highlight w:val="white"/>
          </w:rPr>
          <w:t>41</w:t>
        </w:r>
      </w:ins>
      <w:r w:rsidR="002568B2" w:rsidRPr="00D37B11">
        <w:rPr>
          <w:color w:val="202124"/>
          <w:highlight w:val="white"/>
        </w:rPr>
        <w:t xml:space="preserve">; mean </w:t>
      </w:r>
      <w:del w:id="540" w:author="Cheng, Matt" w:date="2021-08-22T10:28:00Z">
        <w:r w:rsidR="002568B2" w:rsidRPr="00D37B11" w:rsidDel="00712CC0">
          <w:rPr>
            <w:color w:val="202124"/>
            <w:highlight w:val="white"/>
          </w:rPr>
          <w:delText>XX</w:delText>
        </w:r>
      </w:del>
      <w:ins w:id="541" w:author="Cheng, Matt" w:date="2021-08-22T10:28:00Z">
        <w:r w:rsidR="00712CC0" w:rsidRPr="00D37B11">
          <w:rPr>
            <w:color w:val="202124"/>
            <w:highlight w:val="white"/>
          </w:rPr>
          <w:t>49.5</w:t>
        </w:r>
      </w:ins>
      <w:r w:rsidR="002568B2" w:rsidRPr="00D37B11">
        <w:rPr>
          <w:color w:val="202124"/>
          <w:highlight w:val="white"/>
        </w:rPr>
        <w:t xml:space="preserve"> cm; </w:t>
      </w:r>
      <w:del w:id="542" w:author="Cheng, Matt" w:date="2021-08-22T10:28:00Z">
        <w:r w:rsidR="002568B2" w:rsidRPr="00D37B11" w:rsidDel="00560ECE">
          <w:rPr>
            <w:color w:val="202124"/>
            <w:highlight w:val="white"/>
          </w:rPr>
          <w:delText>SD</w:delText>
        </w:r>
      </w:del>
      <w:ins w:id="543" w:author="Cheng, Matt" w:date="2021-08-22T10:30:00Z">
        <w:r w:rsidR="006710E8" w:rsidRPr="00D37B11">
          <w:rPr>
            <w:color w:val="202124"/>
            <w:highlight w:val="white"/>
          </w:rPr>
          <w:t>8</w:t>
        </w:r>
      </w:ins>
      <w:r w:rsidR="002568B2" w:rsidRPr="00D37B11">
        <w:rPr>
          <w:color w:val="202124"/>
          <w:highlight w:val="white"/>
        </w:rPr>
        <w:t xml:space="preserve"> cm) for the more conservative subset of lengths (Fi</w:t>
      </w:r>
      <w:ins w:id="544" w:author="Cheng, Matt" w:date="2021-08-22T10:57:00Z">
        <w:r w:rsidR="00991DDB" w:rsidRPr="00D37B11">
          <w:rPr>
            <w:color w:val="202124"/>
            <w:highlight w:val="white"/>
          </w:rPr>
          <w:t>g</w:t>
        </w:r>
        <w:r w:rsidR="00905898" w:rsidRPr="00D37B11">
          <w:rPr>
            <w:color w:val="202124"/>
            <w:highlight w:val="white"/>
          </w:rPr>
          <w:t>.</w:t>
        </w:r>
      </w:ins>
      <w:del w:id="545" w:author="Cheng, Matt" w:date="2021-08-22T10:57:00Z">
        <w:r w:rsidR="002568B2" w:rsidRPr="00D37B11" w:rsidDel="00991DDB">
          <w:rPr>
            <w:color w:val="202124"/>
            <w:highlight w:val="white"/>
          </w:rPr>
          <w:delText>gure</w:delText>
        </w:r>
      </w:del>
      <w:r w:rsidR="002568B2" w:rsidRPr="00D37B11">
        <w:rPr>
          <w:color w:val="202124"/>
          <w:highlight w:val="white"/>
        </w:rPr>
        <w:t xml:space="preserve"> 3). </w:t>
      </w:r>
      <w:commentRangeStart w:id="546"/>
      <w:r w:rsidRPr="00D37B11">
        <w:rPr>
          <w:color w:val="202124"/>
          <w:highlight w:val="white"/>
        </w:rPr>
        <w:t xml:space="preserve"> </w:t>
      </w:r>
      <w:commentRangeEnd w:id="546"/>
      <w:r w:rsidR="002568B2" w:rsidRPr="00D37B11">
        <w:rPr>
          <w:rStyle w:val="CommentReference"/>
          <w:rFonts w:ascii="Arial" w:eastAsia="Arial" w:hAnsi="Arial" w:cs="Arial"/>
          <w:sz w:val="24"/>
          <w:szCs w:val="24"/>
          <w:lang w:val="en"/>
          <w:rPrChange w:id="547" w:author="Cheng, Matt" w:date="2021-08-24T22:59:00Z">
            <w:rPr>
              <w:rStyle w:val="CommentReference"/>
              <w:rFonts w:ascii="Arial" w:eastAsia="Arial" w:hAnsi="Arial" w:cs="Arial"/>
              <w:lang w:val="en"/>
            </w:rPr>
          </w:rPrChange>
        </w:rPr>
        <w:commentReference w:id="546"/>
      </w:r>
      <w:r w:rsidR="002568B2" w:rsidRPr="00D37B11">
        <w:rPr>
          <w:color w:val="202124"/>
          <w:highlight w:val="white"/>
        </w:rPr>
        <w:t xml:space="preserve">Bull Trout lengths from both DIDSON-derived datasets </w:t>
      </w:r>
      <w:del w:id="548" w:author="Cheng, Matt" w:date="2021-08-22T10:25:00Z">
        <w:r w:rsidRPr="00D37B11" w:rsidDel="00CD3C2F">
          <w:rPr>
            <w:color w:val="202124"/>
            <w:highlight w:val="white"/>
          </w:rPr>
          <w:delText xml:space="preserve"> </w:delText>
        </w:r>
      </w:del>
      <w:r w:rsidRPr="00D37B11">
        <w:rPr>
          <w:color w:val="202124"/>
          <w:highlight w:val="white"/>
        </w:rPr>
        <w:t xml:space="preserve">were significantly smaller </w:t>
      </w:r>
      <w:r w:rsidR="002568B2" w:rsidRPr="00D37B11">
        <w:rPr>
          <w:color w:val="202124"/>
          <w:highlight w:val="white"/>
        </w:rPr>
        <w:t>than</w:t>
      </w:r>
      <w:r w:rsidRPr="00D37B11">
        <w:rPr>
          <w:color w:val="202124"/>
          <w:highlight w:val="white"/>
        </w:rPr>
        <w:t xml:space="preserve"> previously collected field estimates (Wilcoxon rank sum test, W = </w:t>
      </w:r>
      <w:r w:rsidR="005D6D0C" w:rsidRPr="00D37B11">
        <w:rPr>
          <w:color w:val="202124"/>
          <w:highlight w:val="white"/>
        </w:rPr>
        <w:t>2741</w:t>
      </w:r>
      <w:r w:rsidRPr="00D37B11">
        <w:rPr>
          <w:color w:val="202124"/>
          <w:highlight w:val="white"/>
        </w:rPr>
        <w:t>;</w:t>
      </w:r>
      <w:ins w:id="549" w:author="Cheng, Matt" w:date="2021-08-24T22:18:00Z">
        <w:r w:rsidR="004F4E79" w:rsidRPr="00D37B11">
          <w:rPr>
            <w:color w:val="202124"/>
            <w:highlight w:val="white"/>
          </w:rPr>
          <w:t xml:space="preserve"> </w:t>
        </w:r>
      </w:ins>
      <w:del w:id="550" w:author="Cheng, Matt" w:date="2021-08-24T22:18:00Z">
        <w:r w:rsidRPr="00D37B11" w:rsidDel="004F4E79">
          <w:rPr>
            <w:color w:val="202124"/>
            <w:highlight w:val="white"/>
          </w:rPr>
          <w:delText xml:space="preserve"> </w:delText>
        </w:r>
      </w:del>
      <w:ins w:id="551" w:author="Cheng, Matt" w:date="2021-08-24T22:56:00Z">
        <w:r w:rsidR="00D620C1" w:rsidRPr="00D37B11">
          <w:rPr>
            <w:i/>
            <w:iCs/>
            <w:color w:val="202124"/>
            <w:highlight w:val="white"/>
          </w:rPr>
          <w:t>P</w:t>
        </w:r>
        <w:r w:rsidR="00D620C1" w:rsidRPr="00D37B11" w:rsidDel="00D620C1">
          <w:rPr>
            <w:color w:val="202124"/>
            <w:highlight w:val="white"/>
          </w:rPr>
          <w:t xml:space="preserve"> </w:t>
        </w:r>
      </w:ins>
      <w:del w:id="552" w:author="Cheng, Matt" w:date="2021-08-24T22:56:00Z">
        <w:r w:rsidRPr="00D37B11" w:rsidDel="00D620C1">
          <w:rPr>
            <w:color w:val="202124"/>
            <w:highlight w:val="white"/>
          </w:rPr>
          <w:delText xml:space="preserve">p </w:delText>
        </w:r>
      </w:del>
      <w:r w:rsidRPr="00D37B11">
        <w:rPr>
          <w:color w:val="202124"/>
          <w:highlight w:val="white"/>
        </w:rPr>
        <w:t xml:space="preserve">&lt; 0.001; Fig. 3). </w:t>
      </w:r>
    </w:p>
    <w:p w14:paraId="278A8A44" w14:textId="50617D6A" w:rsidR="0068424B" w:rsidRPr="00D37B11" w:rsidDel="009F4246" w:rsidRDefault="00183FE0">
      <w:pPr>
        <w:spacing w:line="480" w:lineRule="auto"/>
        <w:rPr>
          <w:ins w:id="553" w:author="Nathan Furey" w:date="2021-07-24T20:29:00Z"/>
          <w:moveFrom w:id="554" w:author="Cheng, Matt" w:date="2021-08-22T11:37:00Z"/>
          <w:color w:val="202124"/>
          <w:highlight w:val="white"/>
        </w:rPr>
      </w:pPr>
      <w:commentRangeStart w:id="555"/>
      <w:commentRangeStart w:id="556"/>
      <w:commentRangeEnd w:id="555"/>
      <w:r w:rsidRPr="00D37B11">
        <w:rPr>
          <w:rStyle w:val="CommentReference"/>
          <w:rFonts w:eastAsia="Arial"/>
          <w:sz w:val="24"/>
          <w:szCs w:val="24"/>
          <w:lang w:val="en"/>
        </w:rPr>
        <w:commentReference w:id="555"/>
      </w:r>
      <w:commentRangeEnd w:id="556"/>
      <w:r w:rsidR="002568B2" w:rsidRPr="00D37B11">
        <w:rPr>
          <w:rStyle w:val="CommentReference"/>
          <w:rFonts w:ascii="Arial" w:eastAsia="Arial" w:hAnsi="Arial" w:cs="Arial"/>
          <w:sz w:val="24"/>
          <w:szCs w:val="24"/>
          <w:lang w:val="en"/>
          <w:rPrChange w:id="557" w:author="Cheng, Matt" w:date="2021-08-24T22:59:00Z">
            <w:rPr>
              <w:rStyle w:val="CommentReference"/>
              <w:rFonts w:ascii="Arial" w:eastAsia="Arial" w:hAnsi="Arial" w:cs="Arial"/>
              <w:lang w:val="en"/>
            </w:rPr>
          </w:rPrChange>
        </w:rPr>
        <w:commentReference w:id="556"/>
      </w:r>
      <w:moveFromRangeStart w:id="558" w:author="Cheng, Matt" w:date="2021-08-22T11:37:00Z" w:name="move80524695"/>
      <w:moveFrom w:id="559" w:author="Cheng, Matt" w:date="2021-08-22T11:37:00Z">
        <w:r w:rsidR="001678CC" w:rsidRPr="00D37B11" w:rsidDel="009F4246">
          <w:rPr>
            <w:noProof/>
            <w:color w:val="202124"/>
          </w:rPr>
          <w:drawing>
            <wp:inline distT="0" distB="0" distL="0" distR="0" wp14:anchorId="4C3CDEAF" wp14:editId="6B7FE694">
              <wp:extent cx="5943600" cy="3524885"/>
              <wp:effectExtent l="0" t="0" r="0" b="571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zoom_p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moveFrom>
    </w:p>
    <w:p w14:paraId="6ACD91F0" w14:textId="794C9735" w:rsidR="00CF7FC8" w:rsidRPr="00D37B11" w:rsidRDefault="00CF7FC8" w:rsidP="009F4246">
      <w:pPr>
        <w:spacing w:line="480" w:lineRule="auto"/>
        <w:rPr>
          <w:color w:val="202124"/>
          <w:highlight w:val="white"/>
        </w:rPr>
      </w:pPr>
      <w:moveFrom w:id="560" w:author="Cheng, Matt" w:date="2021-08-22T11:37:00Z">
        <w:r w:rsidRPr="00D37B11" w:rsidDel="009F4246">
          <w:rPr>
            <w:color w:val="202124"/>
            <w:highlight w:val="white"/>
          </w:rPr>
          <w:t>Figure 2. The number of interactions per m</w:t>
        </w:r>
        <w:r w:rsidRPr="00D37B11" w:rsidDel="009F4246">
          <w:rPr>
            <w:color w:val="202124"/>
            <w:highlight w:val="white"/>
            <w:vertAlign w:val="superscript"/>
          </w:rPr>
          <w:t>2</w:t>
        </w:r>
        <w:r w:rsidRPr="00D37B11" w:rsidDel="009F4246">
          <w:rPr>
            <w:color w:val="202124"/>
            <w:highlight w:val="white"/>
          </w:rPr>
          <w:t xml:space="preserve"> detected between Bull Trout and smolts (blue, left y-axis) plotted alongside smolt density estimates (orange, right y-axis) across time. Grey shading indicates night-time hours. Plots A - F display interactions and smolt density estimates across different site</w:t>
        </w:r>
        <w:ins w:id="561" w:author="Nathan Furey" w:date="2021-08-21T16:00:00Z">
          <w:r w:rsidR="002568B2" w:rsidRPr="00D37B11" w:rsidDel="009F4246">
            <w:rPr>
              <w:color w:val="202124"/>
              <w:highlight w:val="white"/>
            </w:rPr>
            <w:t>-night combinations</w:t>
          </w:r>
        </w:ins>
        <w:r w:rsidRPr="00D37B11" w:rsidDel="009F4246">
          <w:rPr>
            <w:color w:val="202124"/>
            <w:highlight w:val="white"/>
          </w:rPr>
          <w:t>. Smolt densit</w:t>
        </w:r>
        <w:r w:rsidR="002568B2" w:rsidRPr="00D37B11" w:rsidDel="009F4246">
          <w:rPr>
            <w:color w:val="202124"/>
            <w:highlight w:val="white"/>
          </w:rPr>
          <w:t xml:space="preserve">ies were zero for </w:t>
        </w:r>
        <w:r w:rsidRPr="00D37B11" w:rsidDel="009F4246">
          <w:rPr>
            <w:color w:val="202124"/>
            <w:highlight w:val="white"/>
          </w:rPr>
          <w:t>plot F due to fence closures during the daytime.</w:t>
        </w:r>
      </w:moveFrom>
      <w:moveFromRangeEnd w:id="558"/>
      <w:r w:rsidRPr="00D37B11">
        <w:rPr>
          <w:color w:val="202124"/>
          <w:highlight w:val="white"/>
        </w:rPr>
        <w:t xml:space="preserve"> </w:t>
      </w:r>
    </w:p>
    <w:p w14:paraId="0787F62A" w14:textId="3CCB8DFB" w:rsidR="00A03AE0" w:rsidRPr="00D37B11" w:rsidDel="009F4246" w:rsidRDefault="0006572A" w:rsidP="00E71425">
      <w:pPr>
        <w:spacing w:line="480" w:lineRule="auto"/>
        <w:rPr>
          <w:moveFrom w:id="562" w:author="Cheng, Matt" w:date="2021-08-22T11:38:00Z"/>
          <w:color w:val="202124"/>
          <w:highlight w:val="white"/>
        </w:rPr>
      </w:pPr>
      <w:moveFromRangeStart w:id="563" w:author="Cheng, Matt" w:date="2021-08-22T11:38:00Z" w:name="move80524716"/>
      <w:moveFrom w:id="564" w:author="Cheng, Matt" w:date="2021-08-22T11:38:00Z">
        <w:ins w:id="565" w:author="Author" w:date="2021-07-25T18:54:00Z">
          <w:r w:rsidRPr="00D37B11" w:rsidDel="009F4246">
            <w:rPr>
              <w:noProof/>
              <w:color w:val="202124"/>
            </w:rPr>
            <w:drawing>
              <wp:inline distT="0" distB="0" distL="0" distR="0" wp14:anchorId="313439B5" wp14:editId="790E7480">
                <wp:extent cx="6870338" cy="4079630"/>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83079" cy="4087196"/>
                        </a:xfrm>
                        <a:prstGeom prst="rect">
                          <a:avLst/>
                        </a:prstGeom>
                      </pic:spPr>
                    </pic:pic>
                  </a:graphicData>
                </a:graphic>
              </wp:inline>
            </w:drawing>
          </w:r>
        </w:ins>
      </w:moveFrom>
    </w:p>
    <w:p w14:paraId="4EE6E433" w14:textId="03EB9A03" w:rsidR="00A03AE0" w:rsidRPr="00D37B11" w:rsidDel="009F4246" w:rsidRDefault="00A03AE0" w:rsidP="00E71425">
      <w:pPr>
        <w:spacing w:line="480" w:lineRule="auto"/>
        <w:rPr>
          <w:moveFrom w:id="566" w:author="Cheng, Matt" w:date="2021-08-22T11:38:00Z"/>
          <w:color w:val="202124"/>
          <w:highlight w:val="white"/>
        </w:rPr>
      </w:pPr>
      <w:moveFrom w:id="567" w:author="Cheng, Matt" w:date="2021-08-22T11:38:00Z">
        <w:r w:rsidRPr="00D37B11" w:rsidDel="009F4246">
          <w:rPr>
            <w:color w:val="202124"/>
            <w:highlight w:val="white"/>
          </w:rPr>
          <w:t xml:space="preserve">Figure 3. Total lengths (cm) of Bull Trout measured via two different methods. </w:t>
        </w:r>
        <w:r w:rsidR="0006572A" w:rsidRPr="00D37B11" w:rsidDel="009F4246">
          <w:rPr>
            <w:color w:val="202124"/>
            <w:highlight w:val="white"/>
          </w:rPr>
          <w:t xml:space="preserve">Upper panel shows unfiltered DIDSON length measurements of Bull Trout </w:t>
        </w:r>
        <w:r w:rsidR="00695639" w:rsidRPr="00D37B11" w:rsidDel="009F4246">
          <w:rPr>
            <w:color w:val="202124"/>
            <w:highlight w:val="white"/>
          </w:rPr>
          <w:t>among</w:t>
        </w:r>
        <w:r w:rsidR="003D1E2B" w:rsidRPr="00D37B11" w:rsidDel="009F4246">
          <w:rPr>
            <w:color w:val="202124"/>
            <w:highlight w:val="white"/>
          </w:rPr>
          <w:t xml:space="preserve"> </w:t>
        </w:r>
        <w:r w:rsidR="0006572A" w:rsidRPr="00D37B11" w:rsidDel="009F4246">
          <w:rPr>
            <w:color w:val="202124"/>
            <w:highlight w:val="white"/>
          </w:rPr>
          <w:t xml:space="preserve">sites. Lower panel shows Bull Trout length measurements aggregated among sites. Filtered DIDSON measurements (n = 47) indicate estimates that were filtered to provide a conservative estimate of Bull Trout length (see Methods). </w:t>
        </w:r>
        <w:r w:rsidRPr="00D37B11" w:rsidDel="009F4246">
          <w:rPr>
            <w:color w:val="202124"/>
            <w:highlight w:val="white"/>
          </w:rPr>
          <w:t>Field estimates of Bull Trout (n = 327) were obtained from previous studies done in the same system</w:t>
        </w:r>
        <w:r w:rsidR="00D16A2E" w:rsidRPr="00D37B11" w:rsidDel="009F4246">
          <w:rPr>
            <w:color w:val="202124"/>
            <w:highlight w:val="white"/>
          </w:rPr>
          <w:t xml:space="preserve"> (Furey </w:t>
        </w:r>
        <w:r w:rsidR="00954974" w:rsidRPr="00D37B11" w:rsidDel="009F4246">
          <w:rPr>
            <w:color w:val="202124"/>
            <w:highlight w:val="white"/>
          </w:rPr>
          <w:t>and Hinch</w:t>
        </w:r>
        <w:r w:rsidR="00D16A2E" w:rsidRPr="00D37B11" w:rsidDel="009F4246">
          <w:rPr>
            <w:color w:val="202124"/>
            <w:highlight w:val="white"/>
          </w:rPr>
          <w:t xml:space="preserve"> 2017; Furey et al. 2015</w:t>
        </w:r>
        <w:r w:rsidR="00E26C43" w:rsidRPr="00D37B11" w:rsidDel="009F4246">
          <w:rPr>
            <w:color w:val="202124"/>
            <w:highlight w:val="white"/>
          </w:rPr>
          <w:t>; Kanigan 2019</w:t>
        </w:r>
        <w:r w:rsidR="00D16A2E" w:rsidRPr="00D37B11" w:rsidDel="009F4246">
          <w:rPr>
            <w:color w:val="202124"/>
            <w:highlight w:val="white"/>
          </w:rPr>
          <w:t>)</w:t>
        </w:r>
        <w:r w:rsidRPr="00D37B11" w:rsidDel="009F4246">
          <w:rPr>
            <w:color w:val="202124"/>
            <w:highlight w:val="white"/>
          </w:rPr>
          <w:t>. Lines in the middle of the boxplots represent the median, the left and right edges represent the 25th and 75th percentile respectively, and the whiskers represent values 1.5</w:t>
        </w:r>
        <w:r w:rsidR="00E26C43" w:rsidRPr="00D37B11" w:rsidDel="009F4246">
          <w:rPr>
            <w:color w:val="202124"/>
            <w:highlight w:val="white"/>
          </w:rPr>
          <w:t>-times</w:t>
        </w:r>
        <w:r w:rsidRPr="00D37B11" w:rsidDel="009F4246">
          <w:rPr>
            <w:color w:val="202124"/>
            <w:highlight w:val="white"/>
          </w:rPr>
          <w:t xml:space="preserve"> the interquartile range. Black dashed lines represent the minimum (41 cm) and maximum (79.5 cm) sizes of Bull Trout measured in the field. </w:t>
        </w:r>
      </w:moveFrom>
    </w:p>
    <w:moveFromRangeEnd w:id="563"/>
    <w:p w14:paraId="5733082D" w14:textId="77777777" w:rsidR="00034E5C" w:rsidRPr="00D37B11" w:rsidRDefault="00034E5C" w:rsidP="00E71425">
      <w:pPr>
        <w:spacing w:line="480" w:lineRule="auto"/>
        <w:rPr>
          <w:b/>
          <w:color w:val="202124"/>
          <w:highlight w:val="white"/>
        </w:rPr>
      </w:pPr>
    </w:p>
    <w:p w14:paraId="1E436E54" w14:textId="053A2B0A" w:rsidR="00EB38E8" w:rsidRPr="003931A7" w:rsidRDefault="003931A7" w:rsidP="00E71425">
      <w:pPr>
        <w:spacing w:line="480" w:lineRule="auto"/>
        <w:rPr>
          <w:bCs/>
          <w:color w:val="202124"/>
          <w:highlight w:val="white"/>
          <w:rPrChange w:id="568" w:author="Cheng, Matt" w:date="2021-08-24T23:03:00Z">
            <w:rPr>
              <w:b/>
              <w:color w:val="202124"/>
              <w:highlight w:val="white"/>
            </w:rPr>
          </w:rPrChange>
        </w:rPr>
      </w:pPr>
      <w:ins w:id="569" w:author="Cheng, Matt" w:date="2021-08-24T23:03:00Z">
        <w:r>
          <w:rPr>
            <w:bCs/>
            <w:color w:val="202124"/>
            <w:highlight w:val="white"/>
          </w:rPr>
          <w:t>&lt;A&gt;</w:t>
        </w:r>
      </w:ins>
      <w:r w:rsidR="00EB38E8" w:rsidRPr="003931A7">
        <w:rPr>
          <w:bCs/>
          <w:color w:val="202124"/>
          <w:highlight w:val="white"/>
          <w:rPrChange w:id="570" w:author="Cheng, Matt" w:date="2021-08-24T23:03:00Z">
            <w:rPr>
              <w:b/>
              <w:color w:val="202124"/>
              <w:highlight w:val="white"/>
            </w:rPr>
          </w:rPrChange>
        </w:rPr>
        <w:t xml:space="preserve">Discussion: </w:t>
      </w:r>
    </w:p>
    <w:p w14:paraId="1BEC5D4A" w14:textId="77777777" w:rsidR="00EB38E8" w:rsidRPr="00D37B11" w:rsidRDefault="00EB38E8" w:rsidP="00E71425">
      <w:pPr>
        <w:spacing w:line="480" w:lineRule="auto"/>
        <w:rPr>
          <w:b/>
          <w:color w:val="202124"/>
          <w:highlight w:val="white"/>
        </w:rPr>
      </w:pPr>
    </w:p>
    <w:p w14:paraId="4F9F0C8D" w14:textId="7E0E922D" w:rsidR="00EB38E8" w:rsidRPr="00D37B11" w:rsidRDefault="00EB38E8" w:rsidP="00E71425">
      <w:pPr>
        <w:spacing w:line="480" w:lineRule="auto"/>
        <w:rPr>
          <w:color w:val="202124"/>
          <w:highlight w:val="white"/>
        </w:rPr>
      </w:pPr>
      <w:r w:rsidRPr="00D37B11">
        <w:rPr>
          <w:color w:val="202124"/>
          <w:highlight w:val="white"/>
        </w:rPr>
        <w:t xml:space="preserve">Interactions between Bull Trout and migrating </w:t>
      </w:r>
      <w:del w:id="571" w:author="Cheng, Matt" w:date="2021-08-22T12:13:00Z">
        <w:r w:rsidRPr="00D37B11" w:rsidDel="00A63F8E">
          <w:rPr>
            <w:color w:val="202124"/>
            <w:highlight w:val="white"/>
          </w:rPr>
          <w:delText>sockeye salmon</w:delText>
        </w:r>
      </w:del>
      <w:ins w:id="572" w:author="Cheng, Matt" w:date="2021-08-22T12:13:00Z">
        <w:r w:rsidR="00A63F8E" w:rsidRPr="00D37B11">
          <w:rPr>
            <w:color w:val="202124"/>
            <w:highlight w:val="white"/>
          </w:rPr>
          <w:t>Sockeye Salmon</w:t>
        </w:r>
      </w:ins>
      <w:r w:rsidRPr="00D37B11">
        <w:rPr>
          <w:color w:val="202124"/>
          <w:highlight w:val="white"/>
        </w:rPr>
        <w:t xml:space="preserve"> smolts appeared to increase as the sun set, particularly at sites </w:t>
      </w:r>
      <w:del w:id="573" w:author="Cheng, Matt" w:date="2021-08-21T21:52:00Z">
        <w:r w:rsidRPr="00D37B11" w:rsidDel="00830755">
          <w:rPr>
            <w:color w:val="202124"/>
            <w:highlight w:val="white"/>
          </w:rPr>
          <w:delText xml:space="preserve">UF2021 </w:delText>
        </w:r>
      </w:del>
      <w:ins w:id="574" w:author="Cheng, Matt" w:date="2021-08-21T21:52:00Z">
        <w:r w:rsidR="00830755" w:rsidRPr="00D37B11">
          <w:rPr>
            <w:color w:val="202124"/>
            <w:highlight w:val="white"/>
          </w:rPr>
          <w:t xml:space="preserve">Upstream Fence April 20 - 21 </w:t>
        </w:r>
      </w:ins>
      <w:r w:rsidRPr="00D37B11">
        <w:rPr>
          <w:color w:val="202124"/>
          <w:highlight w:val="white"/>
        </w:rPr>
        <w:t xml:space="preserve">and </w:t>
      </w:r>
      <w:del w:id="575" w:author="Cheng, Matt" w:date="2021-08-21T21:52:00Z">
        <w:r w:rsidRPr="00D37B11" w:rsidDel="00830755">
          <w:rPr>
            <w:color w:val="202124"/>
            <w:highlight w:val="white"/>
          </w:rPr>
          <w:delText>UF272829</w:delText>
        </w:r>
      </w:del>
      <w:ins w:id="576" w:author="Cheng, Matt" w:date="2021-08-21T21:52:00Z">
        <w:r w:rsidR="00830755" w:rsidRPr="00D37B11">
          <w:rPr>
            <w:color w:val="202124"/>
            <w:highlight w:val="white"/>
          </w:rPr>
          <w:t>Upstream Fence April 27 - 29</w:t>
        </w:r>
      </w:ins>
      <w:r w:rsidRPr="00D37B11">
        <w:rPr>
          <w:color w:val="202124"/>
          <w:highlight w:val="white"/>
        </w:rPr>
        <w:t xml:space="preserve">, located upstream of the counting fence (Fig 2A; Fig 2E). These interactions also appeared to be closely linked to previously described nocturnal migratory behaviors of sockeye smolts in </w:t>
      </w:r>
      <w:proofErr w:type="spellStart"/>
      <w:r w:rsidRPr="00D37B11">
        <w:rPr>
          <w:color w:val="202124"/>
          <w:highlight w:val="white"/>
        </w:rPr>
        <w:t>Chilko</w:t>
      </w:r>
      <w:proofErr w:type="spellEnd"/>
      <w:r w:rsidRPr="00D37B11">
        <w:rPr>
          <w:color w:val="202124"/>
          <w:highlight w:val="white"/>
        </w:rPr>
        <w:t xml:space="preserve"> Lake (Clark et al. 2016; </w:t>
      </w:r>
      <w:proofErr w:type="spellStart"/>
      <w:r w:rsidRPr="00D37B11">
        <w:rPr>
          <w:color w:val="202124"/>
          <w:highlight w:val="white"/>
        </w:rPr>
        <w:t>Furey</w:t>
      </w:r>
      <w:proofErr w:type="spellEnd"/>
      <w:r w:rsidRPr="00D37B11">
        <w:rPr>
          <w:color w:val="202124"/>
          <w:highlight w:val="white"/>
        </w:rPr>
        <w:t xml:space="preserve"> et al. 2016a). Our study provides additional evidence demonstrating that smolts do indeed exhibit nocturnal migrations, presumably to mitigate foraging efficiency from visual predators. We also observed that Bull Trout </w:t>
      </w:r>
      <w:r w:rsidR="00907F6C" w:rsidRPr="00D37B11">
        <w:rPr>
          <w:color w:val="202124"/>
          <w:highlight w:val="white"/>
        </w:rPr>
        <w:t xml:space="preserve">respond by interacting with smolts </w:t>
      </w:r>
      <w:r w:rsidRPr="00D37B11">
        <w:rPr>
          <w:color w:val="202124"/>
          <w:highlight w:val="white"/>
        </w:rPr>
        <w:t>during night-time (when smolt migration is densest)</w:t>
      </w:r>
      <w:ins w:id="577" w:author="Nathan Furey" w:date="2021-08-21T16:07:00Z">
        <w:r w:rsidR="00907F6C" w:rsidRPr="00D37B11">
          <w:rPr>
            <w:color w:val="202124"/>
            <w:highlight w:val="white"/>
          </w:rPr>
          <w:t>,</w:t>
        </w:r>
      </w:ins>
      <w:r w:rsidRPr="00D37B11">
        <w:rPr>
          <w:color w:val="202124"/>
          <w:highlight w:val="white"/>
        </w:rPr>
        <w:t xml:space="preserve"> demonstrating that Bull Trout synergize their movements and behaviors in response to outmigrant smolts</w:t>
      </w:r>
      <w:r w:rsidR="00907F6C" w:rsidRPr="00D37B11">
        <w:rPr>
          <w:color w:val="202124"/>
          <w:highlight w:val="white"/>
        </w:rPr>
        <w:t xml:space="preserve"> at finer spatial and temporal scales than previously demonstrated (</w:t>
      </w:r>
      <w:proofErr w:type="spellStart"/>
      <w:r w:rsidR="00907F6C" w:rsidRPr="00D37B11">
        <w:rPr>
          <w:color w:val="202124"/>
          <w:highlight w:val="white"/>
        </w:rPr>
        <w:t>Furey</w:t>
      </w:r>
      <w:proofErr w:type="spellEnd"/>
      <w:r w:rsidR="00907F6C" w:rsidRPr="00D37B11">
        <w:rPr>
          <w:color w:val="202124"/>
          <w:highlight w:val="white"/>
        </w:rPr>
        <w:t xml:space="preserve"> and </w:t>
      </w:r>
      <w:proofErr w:type="spellStart"/>
      <w:r w:rsidR="00907F6C" w:rsidRPr="00D37B11">
        <w:rPr>
          <w:color w:val="202124"/>
          <w:highlight w:val="white"/>
        </w:rPr>
        <w:t>Hinch</w:t>
      </w:r>
      <w:proofErr w:type="spellEnd"/>
      <w:r w:rsidR="00907F6C" w:rsidRPr="00D37B11">
        <w:rPr>
          <w:color w:val="202124"/>
          <w:highlight w:val="white"/>
        </w:rPr>
        <w:t xml:space="preserve"> 2017; </w:t>
      </w:r>
      <w:proofErr w:type="spellStart"/>
      <w:r w:rsidR="00907F6C" w:rsidRPr="00D37B11">
        <w:rPr>
          <w:color w:val="202124"/>
          <w:highlight w:val="white"/>
        </w:rPr>
        <w:t>Kanigan</w:t>
      </w:r>
      <w:proofErr w:type="spellEnd"/>
      <w:r w:rsidR="00907F6C" w:rsidRPr="00D37B11">
        <w:rPr>
          <w:color w:val="202124"/>
          <w:highlight w:val="white"/>
        </w:rPr>
        <w:t xml:space="preserve"> 2019). </w:t>
      </w:r>
      <w:r w:rsidRPr="00D37B11">
        <w:rPr>
          <w:color w:val="202124"/>
          <w:highlight w:val="white"/>
        </w:rPr>
        <w:t xml:space="preserve">Due to the nature of the DIDSON system, we were unable to quantify the number of smolts consumed per interaction, and the effectiveness of synergized nocturnal movements of smolts (predator swamping). Future studies could couple the use of DIDSON and other methods </w:t>
      </w:r>
      <w:r w:rsidRPr="00D37B11">
        <w:rPr>
          <w:color w:val="202124"/>
          <w:highlight w:val="white"/>
        </w:rPr>
        <w:lastRenderedPageBreak/>
        <w:t>(i</w:t>
      </w:r>
      <w:ins w:id="578" w:author="Cheng, Matt" w:date="2021-08-22T11:46:00Z">
        <w:r w:rsidR="00FC6B48" w:rsidRPr="00D37B11">
          <w:rPr>
            <w:color w:val="202124"/>
            <w:highlight w:val="white"/>
          </w:rPr>
          <w:t>.</w:t>
        </w:r>
      </w:ins>
      <w:r w:rsidRPr="00D37B11">
        <w:rPr>
          <w:color w:val="202124"/>
          <w:highlight w:val="white"/>
        </w:rPr>
        <w:t>e.</w:t>
      </w:r>
      <w:ins w:id="579" w:author="Author" w:date="2021-07-25T20:38:00Z">
        <w:r w:rsidR="00571EF3" w:rsidRPr="00D37B11">
          <w:rPr>
            <w:color w:val="202124"/>
            <w:highlight w:val="white"/>
          </w:rPr>
          <w:t>,</w:t>
        </w:r>
      </w:ins>
      <w:r w:rsidRPr="00D37B11">
        <w:rPr>
          <w:color w:val="202124"/>
          <w:highlight w:val="white"/>
        </w:rPr>
        <w:t xml:space="preserve"> diet studies) to quantify Bull Trout predation rates on smolts</w:t>
      </w:r>
      <w:ins w:id="580" w:author="Cheng, Matt" w:date="2021-08-22T12:48:00Z">
        <w:r w:rsidR="005C4899" w:rsidRPr="00D37B11">
          <w:rPr>
            <w:color w:val="202124"/>
            <w:highlight w:val="white"/>
          </w:rPr>
          <w:t xml:space="preserve"> </w:t>
        </w:r>
      </w:ins>
      <w:del w:id="581" w:author="Cheng, Matt" w:date="2021-08-22T12:48:00Z">
        <w:r w:rsidRPr="00D37B11" w:rsidDel="005C4899">
          <w:rPr>
            <w:color w:val="202124"/>
            <w:highlight w:val="white"/>
          </w:rPr>
          <w:delText xml:space="preserve">, </w:delText>
        </w:r>
      </w:del>
      <w:r w:rsidRPr="00D37B11">
        <w:rPr>
          <w:color w:val="202124"/>
          <w:highlight w:val="white"/>
        </w:rPr>
        <w:t xml:space="preserve">and </w:t>
      </w:r>
      <w:del w:id="582" w:author="Cheng, Matt" w:date="2021-08-22T12:48:00Z">
        <w:r w:rsidRPr="00D37B11" w:rsidDel="001022A3">
          <w:rPr>
            <w:color w:val="202124"/>
            <w:highlight w:val="white"/>
          </w:rPr>
          <w:delText xml:space="preserve">creating </w:delText>
        </w:r>
      </w:del>
      <w:ins w:id="583" w:author="Cheng, Matt" w:date="2021-08-22T12:48:00Z">
        <w:r w:rsidR="001022A3" w:rsidRPr="00D37B11">
          <w:rPr>
            <w:color w:val="202124"/>
            <w:highlight w:val="white"/>
          </w:rPr>
          <w:t xml:space="preserve">create </w:t>
        </w:r>
      </w:ins>
      <w:r w:rsidRPr="00D37B11">
        <w:rPr>
          <w:color w:val="202124"/>
          <w:highlight w:val="white"/>
        </w:rPr>
        <w:t xml:space="preserve">an index that would account for such losses for management purposes. </w:t>
      </w:r>
    </w:p>
    <w:p w14:paraId="579B4FD8" w14:textId="6FBAD9BA" w:rsidR="00BF3D35" w:rsidRPr="00D37B11" w:rsidRDefault="006E5C1D" w:rsidP="00E71425">
      <w:pPr>
        <w:spacing w:line="480" w:lineRule="auto"/>
        <w:rPr>
          <w:ins w:id="584" w:author="Cheng, Matt" w:date="2021-08-22T10:54:00Z"/>
          <w:color w:val="202124"/>
          <w:highlight w:val="white"/>
        </w:rPr>
      </w:pPr>
      <w:ins w:id="585" w:author="Author" w:date="2021-07-25T20:38:00Z">
        <w:r w:rsidRPr="00D37B11">
          <w:rPr>
            <w:color w:val="202124"/>
            <w:highlight w:val="white"/>
          </w:rPr>
          <w:tab/>
        </w:r>
      </w:ins>
      <w:moveToRangeStart w:id="586" w:author="Cheng, Matt" w:date="2021-08-22T10:54:00Z" w:name="move80522094"/>
      <w:moveTo w:id="587" w:author="Cheng, Matt" w:date="2021-08-22T10:54:00Z">
        <w:r w:rsidR="00BF3D35" w:rsidRPr="00D37B11">
          <w:rPr>
            <w:color w:val="202124"/>
            <w:highlight w:val="white"/>
          </w:rPr>
          <w:t xml:space="preserve">Activity of Bull Trout was most tightly linked with smolt migration densities when the DIDSON was deployed just upstream of the counting fence. Potential feeding activity of Bull Trout was significantly and positively correlated with smolt densities at Upstream Fence April 27 - 29, and close to significant at site Upstream Fence April 20 - 21. Thus, it would not be surprising if the counting fence in the present study mediates predator-prey interactions between the two species. Additionally, previous studies have found: 1) higher rates of smolt mortality at the upper reaches of </w:t>
        </w:r>
        <w:proofErr w:type="spellStart"/>
        <w:r w:rsidR="00BF3D35" w:rsidRPr="00D37B11">
          <w:rPr>
            <w:color w:val="202124"/>
            <w:highlight w:val="white"/>
          </w:rPr>
          <w:t>Chilko</w:t>
        </w:r>
        <w:proofErr w:type="spellEnd"/>
        <w:r w:rsidR="00BF3D35" w:rsidRPr="00D37B11">
          <w:rPr>
            <w:color w:val="202124"/>
            <w:highlight w:val="white"/>
          </w:rPr>
          <w:t xml:space="preserve"> Lake (near the counting fence; </w:t>
        </w:r>
        <w:proofErr w:type="spellStart"/>
        <w:r w:rsidR="00BF3D35" w:rsidRPr="00D37B11">
          <w:rPr>
            <w:color w:val="202124"/>
            <w:highlight w:val="white"/>
          </w:rPr>
          <w:t>Furey</w:t>
        </w:r>
        <w:proofErr w:type="spellEnd"/>
        <w:r w:rsidR="00BF3D35" w:rsidRPr="00D37B11">
          <w:rPr>
            <w:color w:val="202124"/>
            <w:highlight w:val="white"/>
          </w:rPr>
          <w:t xml:space="preserve"> et al. 2016a), 2) observations of large aggregations of Bull Trout at the counting fence (Clark et al. 2016), and 3) Bull Trout feeding at higher rates (e.g., at </w:t>
        </w:r>
        <w:r w:rsidR="00BF3D35" w:rsidRPr="00D37B11">
          <w:rPr>
            <w:i/>
            <w:color w:val="202124"/>
            <w:highlight w:val="white"/>
          </w:rPr>
          <w:t>ad libitum</w:t>
        </w:r>
        <w:r w:rsidR="00BF3D35" w:rsidRPr="00D37B11">
          <w:rPr>
            <w:iCs/>
            <w:color w:val="202124"/>
            <w:highlight w:val="white"/>
          </w:rPr>
          <w:t>)</w:t>
        </w:r>
        <w:r w:rsidR="00BF3D35" w:rsidRPr="00D37B11">
          <w:rPr>
            <w:i/>
            <w:color w:val="202124"/>
            <w:highlight w:val="white"/>
          </w:rPr>
          <w:t xml:space="preserve"> </w:t>
        </w:r>
        <w:r w:rsidR="00BF3D35" w:rsidRPr="00D37B11">
          <w:rPr>
            <w:color w:val="202124"/>
            <w:highlight w:val="white"/>
          </w:rPr>
          <w:t>at the counting fence relative to other locales (</w:t>
        </w:r>
        <w:proofErr w:type="spellStart"/>
        <w:r w:rsidR="00BF3D35" w:rsidRPr="00D37B11">
          <w:rPr>
            <w:color w:val="202124"/>
            <w:highlight w:val="white"/>
          </w:rPr>
          <w:t>Furey</w:t>
        </w:r>
        <w:proofErr w:type="spellEnd"/>
        <w:r w:rsidR="00BF3D35" w:rsidRPr="00D37B11">
          <w:rPr>
            <w:color w:val="202124"/>
            <w:highlight w:val="white"/>
          </w:rPr>
          <w:t xml:space="preserve"> et al. 2016b). As a result, the counting fence may create a spatial bottleneck for migrant smolts to pass. It is possible that the constriction of the counting fence, and potentially the presence of Bull Trout may concentrate smolts within a small area, slowing the movement speeds of smolts, and thus, increasing the foraging efficiency of Bull Trout. However, further research could better quantify how smolts behave as they pass through the counting fence relative to other landscapes, potentially through the use of high-resolution telemetry tracking. Given the short duration our study (10 days), which was due to opportunistic use of the DIDSON during other field programs, we believe our conclusions could be better supported by monitoring the upstream fence site more intensively (i</w:t>
        </w:r>
      </w:moveTo>
      <w:ins w:id="588" w:author="Cheng, Matt" w:date="2021-08-22T12:48:00Z">
        <w:r w:rsidR="00714658" w:rsidRPr="00D37B11">
          <w:rPr>
            <w:color w:val="202124"/>
            <w:highlight w:val="white"/>
          </w:rPr>
          <w:t>.</w:t>
        </w:r>
      </w:ins>
      <w:moveTo w:id="589" w:author="Cheng, Matt" w:date="2021-08-22T10:54:00Z">
        <w:r w:rsidR="00BF3D35" w:rsidRPr="00D37B11">
          <w:rPr>
            <w:color w:val="202124"/>
            <w:highlight w:val="white"/>
          </w:rPr>
          <w:t xml:space="preserve">e., additional days), with concurrent comparisons of other sites. We posit that the mortality of smolts associated with Bull Trout predation is likely highest at the counting fence, possibly due to alterations to the landscape, relative to other unaltered areas monitored in the study. </w:t>
        </w:r>
      </w:moveTo>
      <w:moveToRangeEnd w:id="586"/>
    </w:p>
    <w:p w14:paraId="685CB057" w14:textId="7974B0D1" w:rsidR="00EB38E8" w:rsidRPr="00D37B11" w:rsidDel="009F72A4" w:rsidRDefault="00EB38E8">
      <w:pPr>
        <w:spacing w:line="480" w:lineRule="auto"/>
        <w:ind w:firstLine="720"/>
        <w:rPr>
          <w:del w:id="590" w:author="Cheng, Matt" w:date="2021-08-22T10:55:00Z"/>
          <w:color w:val="202124"/>
          <w:highlight w:val="white"/>
        </w:rPr>
        <w:pPrChange w:id="591" w:author="Cheng, Matt" w:date="2021-08-22T10:54:00Z">
          <w:pPr>
            <w:spacing w:line="480" w:lineRule="auto"/>
          </w:pPr>
        </w:pPrChange>
      </w:pPr>
      <w:commentRangeStart w:id="592"/>
      <w:r w:rsidRPr="00D37B11">
        <w:rPr>
          <w:color w:val="202124"/>
          <w:highlight w:val="white"/>
        </w:rPr>
        <w:lastRenderedPageBreak/>
        <w:t xml:space="preserve">The DIDSON provided smaller estimates of Bull Trout </w:t>
      </w:r>
      <w:r w:rsidR="0012509D" w:rsidRPr="00D37B11">
        <w:rPr>
          <w:color w:val="202124"/>
          <w:highlight w:val="white"/>
        </w:rPr>
        <w:t xml:space="preserve">length </w:t>
      </w:r>
      <w:r w:rsidRPr="00D37B11">
        <w:rPr>
          <w:color w:val="202124"/>
          <w:highlight w:val="white"/>
        </w:rPr>
        <w:t>than those previously collected in the field (Fig. 3</w:t>
      </w:r>
      <w:commentRangeEnd w:id="592"/>
      <w:r w:rsidR="00D97768" w:rsidRPr="00D37B11">
        <w:rPr>
          <w:rStyle w:val="CommentReference"/>
          <w:rFonts w:ascii="Arial" w:eastAsia="Arial" w:hAnsi="Arial" w:cs="Arial"/>
          <w:sz w:val="24"/>
          <w:szCs w:val="24"/>
          <w:lang w:val="en"/>
          <w:rPrChange w:id="593" w:author="Cheng, Matt" w:date="2021-08-24T22:59:00Z">
            <w:rPr>
              <w:rStyle w:val="CommentReference"/>
              <w:rFonts w:ascii="Arial" w:eastAsia="Arial" w:hAnsi="Arial" w:cs="Arial"/>
              <w:lang w:val="en"/>
            </w:rPr>
          </w:rPrChange>
        </w:rPr>
        <w:commentReference w:id="592"/>
      </w:r>
      <w:r w:rsidRPr="00D37B11">
        <w:rPr>
          <w:color w:val="202124"/>
          <w:highlight w:val="white"/>
        </w:rPr>
        <w:t>). These smaller putative Bull Trout detected were likely fish of smaller species (i</w:t>
      </w:r>
      <w:ins w:id="594" w:author="Cheng, Matt" w:date="2021-08-22T12:41:00Z">
        <w:r w:rsidR="00CC2A06" w:rsidRPr="00D37B11">
          <w:rPr>
            <w:color w:val="202124"/>
            <w:highlight w:val="white"/>
          </w:rPr>
          <w:t>.</w:t>
        </w:r>
      </w:ins>
      <w:r w:rsidRPr="00D37B11">
        <w:rPr>
          <w:color w:val="202124"/>
          <w:highlight w:val="white"/>
        </w:rPr>
        <w:t>e., rainbow trout), because field estimates of Bull Trout ranged from 41 - 80 cm, and the aforementioned species are also observed in the same system (Clark et al. 2016). Although we found that the length comparisons of Bull Trout were significantly different from each other, we do believe that the DIDSON is capable of producing accurate length estimates per the findings of other DIDSON studies (</w:t>
      </w:r>
      <w:proofErr w:type="spellStart"/>
      <w:r w:rsidRPr="00D37B11">
        <w:rPr>
          <w:color w:val="202124"/>
          <w:highlight w:val="white"/>
        </w:rPr>
        <w:t>Burwen</w:t>
      </w:r>
      <w:proofErr w:type="spellEnd"/>
      <w:r w:rsidRPr="00D37B11">
        <w:rPr>
          <w:color w:val="202124"/>
          <w:highlight w:val="white"/>
        </w:rPr>
        <w:t xml:space="preserve"> et al. 2010; Crossman et al. 2011). Accurate DIDSON length estimates can likely be obtained if fish are only moving in one direction (i</w:t>
      </w:r>
      <w:ins w:id="595" w:author="Cheng, Matt" w:date="2021-08-22T10:57:00Z">
        <w:r w:rsidR="006331BD" w:rsidRPr="00D37B11">
          <w:rPr>
            <w:color w:val="202124"/>
            <w:highlight w:val="white"/>
          </w:rPr>
          <w:t>.</w:t>
        </w:r>
      </w:ins>
      <w:r w:rsidRPr="00D37B11">
        <w:rPr>
          <w:color w:val="202124"/>
          <w:highlight w:val="white"/>
        </w:rPr>
        <w:t>e.</w:t>
      </w:r>
      <w:r w:rsidR="00E00E94" w:rsidRPr="00D37B11">
        <w:rPr>
          <w:color w:val="202124"/>
          <w:highlight w:val="white"/>
        </w:rPr>
        <w:t>,</w:t>
      </w:r>
      <w:r w:rsidRPr="00D37B11">
        <w:rPr>
          <w:color w:val="202124"/>
          <w:highlight w:val="white"/>
        </w:rPr>
        <w:t xml:space="preserve"> upstream, downstream), and if the fish species can be easily identified based on their outline</w:t>
      </w:r>
      <w:r w:rsidR="00C8510C" w:rsidRPr="00D37B11">
        <w:rPr>
          <w:color w:val="202124"/>
          <w:highlight w:val="white"/>
        </w:rPr>
        <w:t xml:space="preserve"> (</w:t>
      </w:r>
      <w:proofErr w:type="spellStart"/>
      <w:r w:rsidR="00C8510C" w:rsidRPr="00D37B11">
        <w:rPr>
          <w:color w:val="202124"/>
          <w:highlight w:val="white"/>
        </w:rPr>
        <w:t>Martignac</w:t>
      </w:r>
      <w:proofErr w:type="spellEnd"/>
      <w:r w:rsidR="00C8510C" w:rsidRPr="00D37B11">
        <w:rPr>
          <w:color w:val="202124"/>
          <w:highlight w:val="white"/>
        </w:rPr>
        <w:t xml:space="preserve"> et al. 2015)</w:t>
      </w:r>
      <w:r w:rsidRPr="00D37B11">
        <w:rPr>
          <w:color w:val="202124"/>
          <w:highlight w:val="white"/>
        </w:rPr>
        <w:t xml:space="preserve">. </w:t>
      </w:r>
    </w:p>
    <w:p w14:paraId="46E5EB92" w14:textId="3C81284D" w:rsidR="00EB38E8" w:rsidRPr="00D37B11" w:rsidRDefault="00EB38E8">
      <w:pPr>
        <w:spacing w:line="480" w:lineRule="auto"/>
        <w:ind w:firstLine="720"/>
        <w:rPr>
          <w:color w:val="202124"/>
          <w:highlight w:val="white"/>
        </w:rPr>
        <w:pPrChange w:id="596" w:author="Cheng, Matt" w:date="2021-08-22T10:55:00Z">
          <w:pPr>
            <w:spacing w:line="480" w:lineRule="auto"/>
          </w:pPr>
        </w:pPrChange>
      </w:pPr>
      <w:del w:id="597" w:author="Cheng, Matt" w:date="2021-08-22T10:55:00Z">
        <w:r w:rsidRPr="00D37B11" w:rsidDel="009F72A4">
          <w:rPr>
            <w:color w:val="202124"/>
            <w:highlight w:val="white"/>
          </w:rPr>
          <w:tab/>
        </w:r>
      </w:del>
      <w:moveFromRangeStart w:id="598" w:author="Cheng, Matt" w:date="2021-08-22T10:54:00Z" w:name="move80522094"/>
      <w:moveFrom w:id="599" w:author="Cheng, Matt" w:date="2021-08-22T10:54:00Z">
        <w:r w:rsidRPr="00D37B11" w:rsidDel="00BF3D35">
          <w:rPr>
            <w:color w:val="202124"/>
            <w:highlight w:val="white"/>
          </w:rPr>
          <w:t xml:space="preserve">Activity of Bull Trout was most tightly linked with smolt migration densities </w:t>
        </w:r>
        <w:r w:rsidR="00665146" w:rsidRPr="00D37B11" w:rsidDel="00BF3D35">
          <w:rPr>
            <w:color w:val="202124"/>
            <w:highlight w:val="white"/>
          </w:rPr>
          <w:t xml:space="preserve">when the DIDSON was deployed </w:t>
        </w:r>
        <w:r w:rsidRPr="00D37B11" w:rsidDel="00BF3D35">
          <w:rPr>
            <w:color w:val="202124"/>
            <w:highlight w:val="white"/>
          </w:rPr>
          <w:t xml:space="preserve">just upstream of the counting fence. </w:t>
        </w:r>
        <w:r w:rsidR="0084553F" w:rsidRPr="00D37B11" w:rsidDel="00BF3D35">
          <w:rPr>
            <w:color w:val="202124"/>
            <w:highlight w:val="white"/>
          </w:rPr>
          <w:t xml:space="preserve">Potential feeding </w:t>
        </w:r>
        <w:r w:rsidRPr="00D37B11" w:rsidDel="00BF3D35">
          <w:rPr>
            <w:color w:val="202124"/>
            <w:highlight w:val="white"/>
          </w:rPr>
          <w:t xml:space="preserve">activity of Bull Trout </w:t>
        </w:r>
        <w:r w:rsidR="00665146" w:rsidRPr="00D37B11" w:rsidDel="00BF3D35">
          <w:rPr>
            <w:color w:val="202124"/>
            <w:highlight w:val="white"/>
          </w:rPr>
          <w:t xml:space="preserve">was </w:t>
        </w:r>
        <w:r w:rsidRPr="00D37B11" w:rsidDel="00BF3D35">
          <w:rPr>
            <w:color w:val="202124"/>
            <w:highlight w:val="white"/>
          </w:rPr>
          <w:t xml:space="preserve">significantly and positively correlated with smolt densities at </w:t>
        </w:r>
        <w:r w:rsidR="00122948" w:rsidRPr="00D37B11" w:rsidDel="00BF3D35">
          <w:rPr>
            <w:color w:val="202124"/>
            <w:highlight w:val="white"/>
          </w:rPr>
          <w:t>Upstream Fence April 27 - 29</w:t>
        </w:r>
        <w:r w:rsidRPr="00D37B11" w:rsidDel="00BF3D35">
          <w:rPr>
            <w:color w:val="202124"/>
            <w:highlight w:val="white"/>
          </w:rPr>
          <w:t xml:space="preserve">, and close to significant at site </w:t>
        </w:r>
        <w:r w:rsidR="00122948" w:rsidRPr="00D37B11" w:rsidDel="00BF3D35">
          <w:rPr>
            <w:color w:val="202124"/>
            <w:highlight w:val="white"/>
          </w:rPr>
          <w:t>Upstream Fence April 20 - 21</w:t>
        </w:r>
        <w:r w:rsidRPr="00D37B11" w:rsidDel="00BF3D35">
          <w:rPr>
            <w:color w:val="202124"/>
            <w:highlight w:val="white"/>
          </w:rPr>
          <w:t xml:space="preserve">.Thus, it would not be surprising if the counting fence in the present study </w:t>
        </w:r>
        <w:r w:rsidR="00384CCE" w:rsidRPr="00D37B11" w:rsidDel="00BF3D35">
          <w:rPr>
            <w:color w:val="202124"/>
            <w:highlight w:val="white"/>
          </w:rPr>
          <w:t>mediates predator-prey interactions between the two species</w:t>
        </w:r>
        <w:r w:rsidR="00B51383" w:rsidRPr="00D37B11" w:rsidDel="00BF3D35">
          <w:rPr>
            <w:color w:val="202124"/>
            <w:highlight w:val="white"/>
          </w:rPr>
          <w:t xml:space="preserve">. </w:t>
        </w:r>
        <w:r w:rsidR="003552F1" w:rsidRPr="00D37B11" w:rsidDel="00BF3D35">
          <w:rPr>
            <w:color w:val="202124"/>
            <w:highlight w:val="white"/>
          </w:rPr>
          <w:t>Additionally, p</w:t>
        </w:r>
        <w:r w:rsidRPr="00D37B11" w:rsidDel="00BF3D35">
          <w:rPr>
            <w:color w:val="202124"/>
            <w:highlight w:val="white"/>
          </w:rPr>
          <w:t>revious studies have found: 1) higher rates of smolt mortality at the upper reaches of Chilko Lake (near the counting fence</w:t>
        </w:r>
        <w:r w:rsidR="00665146" w:rsidRPr="00D37B11" w:rsidDel="00BF3D35">
          <w:rPr>
            <w:color w:val="202124"/>
            <w:highlight w:val="white"/>
          </w:rPr>
          <w:t xml:space="preserve">; </w:t>
        </w:r>
        <w:r w:rsidRPr="00D37B11" w:rsidDel="00BF3D35">
          <w:rPr>
            <w:color w:val="202124"/>
            <w:highlight w:val="white"/>
          </w:rPr>
          <w:t>Furey et al. 2016a), 2) observations of large aggregations of Bull Trout at the counting fence (Clark et al. 2016), and 3) Bull Trout feeding at higher rates (e.g.</w:t>
        </w:r>
        <w:r w:rsidR="00063B17" w:rsidRPr="00D37B11" w:rsidDel="00BF3D35">
          <w:rPr>
            <w:color w:val="202124"/>
            <w:highlight w:val="white"/>
          </w:rPr>
          <w:t>,</w:t>
        </w:r>
        <w:r w:rsidRPr="00D37B11" w:rsidDel="00BF3D35">
          <w:rPr>
            <w:color w:val="202124"/>
            <w:highlight w:val="white"/>
          </w:rPr>
          <w:t xml:space="preserve"> at </w:t>
        </w:r>
        <w:r w:rsidRPr="00D37B11" w:rsidDel="00BF3D35">
          <w:rPr>
            <w:i/>
            <w:color w:val="202124"/>
            <w:highlight w:val="white"/>
          </w:rPr>
          <w:t>ad libitum</w:t>
        </w:r>
        <w:r w:rsidRPr="00D37B11" w:rsidDel="00BF3D35">
          <w:rPr>
            <w:iCs/>
            <w:color w:val="202124"/>
            <w:highlight w:val="white"/>
          </w:rPr>
          <w:t>)</w:t>
        </w:r>
        <w:r w:rsidRPr="00D37B11" w:rsidDel="00BF3D35">
          <w:rPr>
            <w:i/>
            <w:color w:val="202124"/>
            <w:highlight w:val="white"/>
          </w:rPr>
          <w:t xml:space="preserve"> </w:t>
        </w:r>
        <w:r w:rsidRPr="00D37B11" w:rsidDel="00BF3D35">
          <w:rPr>
            <w:color w:val="202124"/>
            <w:highlight w:val="white"/>
          </w:rPr>
          <w:t>at the counting fence relative to other locales (Furey et al. 2016b). As a result, the counting fence may create a spatial bottleneck for migrant smolts to pass. It is possible that the constriction</w:t>
        </w:r>
        <w:r w:rsidR="00962496" w:rsidRPr="00D37B11" w:rsidDel="00BF3D35">
          <w:rPr>
            <w:color w:val="202124"/>
            <w:highlight w:val="white"/>
          </w:rPr>
          <w:t xml:space="preserve"> of the counting fence, and </w:t>
        </w:r>
        <w:r w:rsidR="003D420E" w:rsidRPr="00D37B11" w:rsidDel="00BF3D35">
          <w:rPr>
            <w:color w:val="202124"/>
            <w:highlight w:val="white"/>
          </w:rPr>
          <w:t>potentially</w:t>
        </w:r>
        <w:r w:rsidR="00962496" w:rsidRPr="00D37B11" w:rsidDel="00BF3D35">
          <w:rPr>
            <w:color w:val="202124"/>
            <w:highlight w:val="white"/>
          </w:rPr>
          <w:t xml:space="preserve"> </w:t>
        </w:r>
        <w:r w:rsidR="003D420E" w:rsidRPr="00D37B11" w:rsidDel="00BF3D35">
          <w:rPr>
            <w:color w:val="202124"/>
            <w:highlight w:val="white"/>
          </w:rPr>
          <w:t>the</w:t>
        </w:r>
        <w:r w:rsidR="00015A53" w:rsidRPr="00D37B11" w:rsidDel="00BF3D35">
          <w:rPr>
            <w:color w:val="202124"/>
            <w:highlight w:val="white"/>
          </w:rPr>
          <w:t xml:space="preserve"> </w:t>
        </w:r>
        <w:r w:rsidR="00962496" w:rsidRPr="00D37B11" w:rsidDel="00BF3D35">
          <w:rPr>
            <w:color w:val="202124"/>
            <w:highlight w:val="white"/>
          </w:rPr>
          <w:t>presence of Bull Trout may concentrate smolts within a small area, slowing the movement speeds of smolts, and thus, increasing the foraging efficiency of Bull Trout.</w:t>
        </w:r>
        <w:r w:rsidR="009A4A2D" w:rsidRPr="00D37B11" w:rsidDel="00BF3D35">
          <w:rPr>
            <w:color w:val="202124"/>
            <w:highlight w:val="white"/>
          </w:rPr>
          <w:t xml:space="preserve"> However,</w:t>
        </w:r>
        <w:r w:rsidRPr="00D37B11" w:rsidDel="00BF3D35">
          <w:rPr>
            <w:color w:val="202124"/>
            <w:highlight w:val="white"/>
          </w:rPr>
          <w:t xml:space="preserve"> further research could better quantify how smolts behave as they pass through the counting fence relative to other landscapes</w:t>
        </w:r>
        <w:r w:rsidR="00665146" w:rsidRPr="00D37B11" w:rsidDel="00BF3D35">
          <w:rPr>
            <w:color w:val="202124"/>
            <w:highlight w:val="white"/>
          </w:rPr>
          <w:t>, potentially through the use of high-resolution telemetry tracking</w:t>
        </w:r>
        <w:r w:rsidRPr="00D37B11" w:rsidDel="00BF3D35">
          <w:rPr>
            <w:color w:val="202124"/>
            <w:highlight w:val="white"/>
          </w:rPr>
          <w:t>.</w:t>
        </w:r>
        <w:r w:rsidR="00015A53" w:rsidRPr="00D37B11" w:rsidDel="00BF3D35">
          <w:rPr>
            <w:color w:val="202124"/>
            <w:highlight w:val="white"/>
          </w:rPr>
          <w:t xml:space="preserve"> </w:t>
        </w:r>
        <w:r w:rsidR="00180783" w:rsidRPr="00D37B11" w:rsidDel="00BF3D35">
          <w:rPr>
            <w:color w:val="202124"/>
            <w:highlight w:val="white"/>
          </w:rPr>
          <w:t>Given the short duration our study (10 days), which was due to opportunistic use of the DIDSON during other field programs, we believe our conclusions could be better supported by monitoring the upstream fence site more intensively (ie., additional days), with concurrent comparisons of other sites.</w:t>
        </w:r>
        <w:r w:rsidR="00C21715" w:rsidRPr="00D37B11" w:rsidDel="00BF3D35">
          <w:rPr>
            <w:color w:val="202124"/>
            <w:highlight w:val="white"/>
          </w:rPr>
          <w:t xml:space="preserve"> We posit that the mortality of smolts associated with Bull Trout predation is likely highest at the counting fence, possibly due to alterations to the landscape, relative to other unaltered areas monitored in the study</w:t>
        </w:r>
        <w:del w:id="600" w:author="Cheng, Matt" w:date="2021-08-22T10:55:00Z">
          <w:r w:rsidR="00C21715" w:rsidRPr="00D37B11" w:rsidDel="009F72A4">
            <w:rPr>
              <w:color w:val="202124"/>
              <w:highlight w:val="white"/>
            </w:rPr>
            <w:delText>.</w:delText>
          </w:r>
        </w:del>
      </w:moveFrom>
      <w:moveFromRangeEnd w:id="598"/>
      <w:del w:id="601" w:author="Cheng, Matt" w:date="2021-08-22T10:55:00Z">
        <w:r w:rsidR="00470154" w:rsidRPr="00D37B11" w:rsidDel="009F72A4">
          <w:rPr>
            <w:color w:val="202124"/>
            <w:highlight w:val="white"/>
          </w:rPr>
          <w:delText xml:space="preserve"> </w:delText>
        </w:r>
      </w:del>
    </w:p>
    <w:p w14:paraId="3E15CFC4" w14:textId="3CFEFC43" w:rsidR="00054822" w:rsidRPr="00D37B11" w:rsidRDefault="00917F99" w:rsidP="00E71425">
      <w:pPr>
        <w:spacing w:line="480" w:lineRule="auto"/>
        <w:rPr>
          <w:ins w:id="602" w:author="Author" w:date="2021-07-26T15:43:00Z"/>
        </w:rPr>
      </w:pPr>
      <w:r w:rsidRPr="00D37B11">
        <w:rPr>
          <w:color w:val="202124"/>
          <w:highlight w:val="white"/>
        </w:rPr>
        <w:tab/>
        <w:t xml:space="preserve">Although </w:t>
      </w:r>
      <w:r w:rsidR="007B2D91" w:rsidRPr="00D37B11">
        <w:rPr>
          <w:color w:val="202124"/>
          <w:highlight w:val="white"/>
        </w:rPr>
        <w:t xml:space="preserve">beyond </w:t>
      </w:r>
      <w:r w:rsidRPr="00D37B11">
        <w:rPr>
          <w:color w:val="202124"/>
          <w:highlight w:val="white"/>
        </w:rPr>
        <w:t xml:space="preserve">the </w:t>
      </w:r>
      <w:r w:rsidR="005A2294" w:rsidRPr="00D37B11">
        <w:rPr>
          <w:color w:val="202124"/>
          <w:highlight w:val="white"/>
        </w:rPr>
        <w:t>scope</w:t>
      </w:r>
      <w:r w:rsidRPr="00D37B11">
        <w:rPr>
          <w:color w:val="202124"/>
          <w:highlight w:val="white"/>
        </w:rPr>
        <w:t xml:space="preserve"> </w:t>
      </w:r>
      <w:r w:rsidR="007B2D91" w:rsidRPr="00D37B11">
        <w:rPr>
          <w:color w:val="202124"/>
          <w:highlight w:val="white"/>
        </w:rPr>
        <w:t xml:space="preserve">of our study, a variety of factors could affect the predator-prey interactions we observed between </w:t>
      </w:r>
      <w:del w:id="603" w:author="Cheng, Matt" w:date="2021-08-22T12:13:00Z">
        <w:r w:rsidR="007B2D91" w:rsidRPr="00D37B11" w:rsidDel="00A63F8E">
          <w:rPr>
            <w:color w:val="202124"/>
            <w:highlight w:val="white"/>
          </w:rPr>
          <w:delText>Sockeye Salmon</w:delText>
        </w:r>
      </w:del>
      <w:ins w:id="604" w:author="Cheng, Matt" w:date="2021-08-22T12:13:00Z">
        <w:r w:rsidR="00A63F8E" w:rsidRPr="00D37B11">
          <w:rPr>
            <w:color w:val="202124"/>
            <w:highlight w:val="white"/>
          </w:rPr>
          <w:t>Sockeye Salmon</w:t>
        </w:r>
      </w:ins>
      <w:r w:rsidR="007B2D91" w:rsidRPr="00D37B11">
        <w:rPr>
          <w:color w:val="202124"/>
          <w:highlight w:val="white"/>
        </w:rPr>
        <w:t xml:space="preserve"> smolts and Bull Trout. </w:t>
      </w:r>
      <w:del w:id="605" w:author="Cheng, Matt" w:date="2021-08-22T10:46:00Z">
        <w:r w:rsidRPr="00D37B11" w:rsidDel="00D3565C">
          <w:rPr>
            <w:color w:val="202124"/>
            <w:highlight w:val="white"/>
          </w:rPr>
          <w:delText xml:space="preserve"> </w:delText>
        </w:r>
      </w:del>
      <w:r w:rsidR="00171C9B" w:rsidRPr="00D37B11">
        <w:rPr>
          <w:color w:val="202124"/>
          <w:highlight w:val="white"/>
        </w:rPr>
        <w:t xml:space="preserve">Several studies have found that </w:t>
      </w:r>
      <w:r w:rsidR="00474473" w:rsidRPr="00D37B11">
        <w:rPr>
          <w:color w:val="202124"/>
          <w:highlight w:val="white"/>
        </w:rPr>
        <w:t>smaller</w:t>
      </w:r>
      <w:r w:rsidR="00171C9B" w:rsidRPr="00D37B11">
        <w:rPr>
          <w:color w:val="202124"/>
          <w:highlight w:val="white"/>
        </w:rPr>
        <w:t xml:space="preserve"> smolts tend to have </w:t>
      </w:r>
      <w:r w:rsidR="00474473" w:rsidRPr="00D37B11">
        <w:rPr>
          <w:color w:val="202124"/>
          <w:highlight w:val="white"/>
        </w:rPr>
        <w:t>lower</w:t>
      </w:r>
      <w:r w:rsidR="00171C9B" w:rsidRPr="00D37B11">
        <w:rPr>
          <w:color w:val="202124"/>
          <w:highlight w:val="white"/>
        </w:rPr>
        <w:t xml:space="preserve"> survival rates, likely due to size-dependent </w:t>
      </w:r>
      <w:r w:rsidR="00D8560C" w:rsidRPr="00D37B11">
        <w:rPr>
          <w:color w:val="202124"/>
          <w:highlight w:val="white"/>
        </w:rPr>
        <w:t>preferences of predators</w:t>
      </w:r>
      <w:r w:rsidR="003B19C0" w:rsidRPr="00D37B11">
        <w:rPr>
          <w:color w:val="202124"/>
          <w:highlight w:val="white"/>
        </w:rPr>
        <w:t xml:space="preserve"> </w:t>
      </w:r>
      <w:r w:rsidR="00171C9B" w:rsidRPr="00D37B11">
        <w:rPr>
          <w:color w:val="202124"/>
          <w:highlight w:val="white"/>
        </w:rPr>
        <w:t>(</w:t>
      </w:r>
      <w:r w:rsidR="00493F76" w:rsidRPr="00D37B11">
        <w:rPr>
          <w:color w:val="202124"/>
        </w:rPr>
        <w:t xml:space="preserve">Duffy and Beauchamp 2008; </w:t>
      </w:r>
      <w:proofErr w:type="spellStart"/>
      <w:r w:rsidR="00171C9B" w:rsidRPr="00D37B11">
        <w:t>Saloniemi</w:t>
      </w:r>
      <w:proofErr w:type="spellEnd"/>
      <w:r w:rsidR="00171C9B" w:rsidRPr="00D37B11">
        <w:t xml:space="preserve"> et al. 2004; </w:t>
      </w:r>
      <w:r w:rsidR="00256422" w:rsidRPr="00D37B11">
        <w:t xml:space="preserve">Tucker et al. 2016; </w:t>
      </w:r>
      <w:r w:rsidR="008619BF" w:rsidRPr="00D37B11">
        <w:t>West and Larkin 1987</w:t>
      </w:r>
      <w:r w:rsidR="00493F76" w:rsidRPr="00D37B11">
        <w:t>)</w:t>
      </w:r>
      <w:r w:rsidR="003A3B5D" w:rsidRPr="00D37B11">
        <w:t xml:space="preserve">. </w:t>
      </w:r>
      <w:r w:rsidR="007B2D91" w:rsidRPr="00D37B11">
        <w:t>Similarly, smolts in poor body condition (Tucker et al. 2016) or experiencing specific infections (</w:t>
      </w:r>
      <w:proofErr w:type="spellStart"/>
      <w:r w:rsidR="007B2D91" w:rsidRPr="00D37B11">
        <w:t>Furey</w:t>
      </w:r>
      <w:proofErr w:type="spellEnd"/>
      <w:r w:rsidR="007B2D91" w:rsidRPr="00D37B11">
        <w:t xml:space="preserve"> et al. 2021a; Miller et al. 2016; Jeffries et al. 2014) can experience increased predation or mortality. Research could attempt to quantify how predator-based selection of smolts is affected by anthropogenic structures or other alterations to flow. </w:t>
      </w:r>
    </w:p>
    <w:p w14:paraId="0E034FF2" w14:textId="6920D7BD" w:rsidR="00BD4A2E" w:rsidRPr="00D37B11" w:rsidRDefault="00364AC6" w:rsidP="00620DE7">
      <w:pPr>
        <w:spacing w:line="480" w:lineRule="auto"/>
        <w:ind w:firstLine="720"/>
        <w:rPr>
          <w:ins w:id="606" w:author="Cheng, Matt" w:date="2021-08-24T21:41:00Z"/>
          <w:color w:val="202124"/>
          <w:highlight w:val="white"/>
        </w:rPr>
      </w:pPr>
      <w:r w:rsidRPr="00D37B11">
        <w:rPr>
          <w:color w:val="202124"/>
          <w:highlight w:val="white"/>
        </w:rPr>
        <w:t>Human altered landscapes have long been documented to influence the risk landscape for migratory animals, affecting survival rates by introducing non-native predators, anthropogenic structures</w:t>
      </w:r>
      <w:r w:rsidR="00063B17" w:rsidRPr="00D37B11">
        <w:rPr>
          <w:color w:val="202124"/>
          <w:highlight w:val="white"/>
        </w:rPr>
        <w:t xml:space="preserve">, </w:t>
      </w:r>
      <w:proofErr w:type="spellStart"/>
      <w:r w:rsidRPr="00D37B11">
        <w:rPr>
          <w:color w:val="202124"/>
          <w:highlight w:val="white"/>
        </w:rPr>
        <w:t>etc</w:t>
      </w:r>
      <w:proofErr w:type="spellEnd"/>
      <w:r w:rsidRPr="00D37B11">
        <w:rPr>
          <w:color w:val="202124"/>
          <w:highlight w:val="white"/>
        </w:rPr>
        <w:t xml:space="preserve"> (Sabal et al. 2021). Altered landscapes through the introduction of anthropogenic structures (e</w:t>
      </w:r>
      <w:ins w:id="607" w:author="Cheng, Matt" w:date="2021-08-22T10:41:00Z">
        <w:r w:rsidR="00B51D9B" w:rsidRPr="00D37B11">
          <w:rPr>
            <w:color w:val="202124"/>
            <w:highlight w:val="white"/>
          </w:rPr>
          <w:t>.</w:t>
        </w:r>
      </w:ins>
      <w:r w:rsidRPr="00D37B11">
        <w:rPr>
          <w:color w:val="202124"/>
          <w:highlight w:val="white"/>
        </w:rPr>
        <w:t xml:space="preserve">g., dams) are known to constrict and even at times, obstruct fish movement, and have also been documented to aggregate predators, increasing the mortality of fishes utilizing </w:t>
      </w:r>
      <w:r w:rsidRPr="00D37B11">
        <w:rPr>
          <w:color w:val="202124"/>
          <w:highlight w:val="white"/>
        </w:rPr>
        <w:lastRenderedPageBreak/>
        <w:t xml:space="preserve">these habitats (Blackwell and </w:t>
      </w:r>
      <w:proofErr w:type="spellStart"/>
      <w:r w:rsidRPr="00D37B11">
        <w:rPr>
          <w:color w:val="202124"/>
          <w:highlight w:val="white"/>
        </w:rPr>
        <w:t>Ju</w:t>
      </w:r>
      <w:r w:rsidR="00063B17" w:rsidRPr="00D37B11">
        <w:rPr>
          <w:color w:val="202124"/>
          <w:highlight w:val="white"/>
        </w:rPr>
        <w:t>an</w:t>
      </w:r>
      <w:r w:rsidRPr="00D37B11">
        <w:rPr>
          <w:color w:val="202124"/>
          <w:highlight w:val="white"/>
        </w:rPr>
        <w:t>es</w:t>
      </w:r>
      <w:proofErr w:type="spellEnd"/>
      <w:r w:rsidRPr="00D37B11">
        <w:rPr>
          <w:color w:val="202124"/>
          <w:highlight w:val="white"/>
        </w:rPr>
        <w:t xml:space="preserve"> 1998; Davis et al. 2012; Keefer et al. 2012; Sabal et al. 2016). </w:t>
      </w:r>
      <w:r w:rsidR="00B204D1" w:rsidRPr="00D37B11">
        <w:rPr>
          <w:color w:val="202124"/>
          <w:highlight w:val="white"/>
        </w:rPr>
        <w:t xml:space="preserve">However, much of this research has been </w:t>
      </w:r>
      <w:r w:rsidR="004A33E9" w:rsidRPr="00D37B11">
        <w:rPr>
          <w:color w:val="202124"/>
          <w:highlight w:val="white"/>
        </w:rPr>
        <w:t>concentrated</w:t>
      </w:r>
      <w:r w:rsidR="00B204D1" w:rsidRPr="00D37B11">
        <w:rPr>
          <w:color w:val="202124"/>
          <w:highlight w:val="white"/>
        </w:rPr>
        <w:t xml:space="preserve"> predominately on dams, culverts, and </w:t>
      </w:r>
      <w:r w:rsidR="00B5135E" w:rsidRPr="00D37B11">
        <w:rPr>
          <w:color w:val="202124"/>
          <w:highlight w:val="white"/>
        </w:rPr>
        <w:t xml:space="preserve">other </w:t>
      </w:r>
      <w:r w:rsidR="00B204D1" w:rsidRPr="00D37B11">
        <w:rPr>
          <w:color w:val="202124"/>
          <w:highlight w:val="white"/>
        </w:rPr>
        <w:t>barriers</w:t>
      </w:r>
      <w:r w:rsidR="00472CAA" w:rsidRPr="00D37B11">
        <w:rPr>
          <w:color w:val="202124"/>
          <w:highlight w:val="white"/>
        </w:rPr>
        <w:t xml:space="preserve"> to fish </w:t>
      </w:r>
      <w:r w:rsidR="00692831" w:rsidRPr="00D37B11">
        <w:rPr>
          <w:color w:val="202124"/>
          <w:highlight w:val="white"/>
        </w:rPr>
        <w:t>passage</w:t>
      </w:r>
      <w:r w:rsidR="00180783" w:rsidRPr="00D37B11">
        <w:rPr>
          <w:color w:val="202124"/>
          <w:highlight w:val="white"/>
        </w:rPr>
        <w:t>.</w:t>
      </w:r>
      <w:r w:rsidR="00B204D1" w:rsidRPr="00D37B11">
        <w:rPr>
          <w:color w:val="202124"/>
          <w:highlight w:val="white"/>
        </w:rPr>
        <w:t xml:space="preserve"> </w:t>
      </w:r>
      <w:ins w:id="608" w:author="Cheng, Matt" w:date="2021-08-28T20:37:00Z">
        <w:r w:rsidR="00050EBB" w:rsidRPr="00D37B11">
          <w:rPr>
            <w:color w:val="202124"/>
            <w:highlight w:val="white"/>
          </w:rPr>
          <w:t>There has been some research on landscapes such</w:t>
        </w:r>
        <w:r w:rsidR="00050EBB" w:rsidRPr="00D37B11">
          <w:rPr>
            <w:color w:val="202124"/>
            <w:highlight w:val="white"/>
          </w:rPr>
          <w:t xml:space="preserve"> </w:t>
        </w:r>
      </w:ins>
      <w:commentRangeStart w:id="609"/>
      <w:ins w:id="610" w:author="Cheng, Matt" w:date="2021-08-22T11:41:00Z">
        <w:r w:rsidR="009228F0" w:rsidRPr="00D37B11">
          <w:rPr>
            <w:color w:val="202124"/>
            <w:highlight w:val="white"/>
          </w:rPr>
          <w:t xml:space="preserve">as narrow streams in increasing </w:t>
        </w:r>
        <w:r w:rsidR="00643646" w:rsidRPr="00D37B11">
          <w:rPr>
            <w:color w:val="202124"/>
            <w:highlight w:val="white"/>
          </w:rPr>
          <w:t xml:space="preserve">aggregation and predation rates of bears </w:t>
        </w:r>
      </w:ins>
      <w:ins w:id="611" w:author="Cheng, Matt" w:date="2021-08-22T11:42:00Z">
        <w:r w:rsidR="00643646" w:rsidRPr="00D37B11">
          <w:rPr>
            <w:color w:val="202124"/>
            <w:highlight w:val="white"/>
          </w:rPr>
          <w:t>(</w:t>
        </w:r>
        <w:proofErr w:type="spellStart"/>
        <w:r w:rsidR="00643646" w:rsidRPr="00D37B11">
          <w:rPr>
            <w:i/>
            <w:iCs/>
            <w:color w:val="202124"/>
            <w:highlight w:val="white"/>
          </w:rPr>
          <w:t>Ursus</w:t>
        </w:r>
        <w:proofErr w:type="spellEnd"/>
        <w:r w:rsidR="00643646" w:rsidRPr="00D37B11">
          <w:rPr>
            <w:i/>
            <w:iCs/>
            <w:color w:val="202124"/>
            <w:highlight w:val="white"/>
          </w:rPr>
          <w:t xml:space="preserve">. </w:t>
        </w:r>
        <w:proofErr w:type="spellStart"/>
        <w:r w:rsidR="00643646" w:rsidRPr="00D37B11">
          <w:rPr>
            <w:i/>
            <w:iCs/>
            <w:color w:val="202124"/>
            <w:highlight w:val="white"/>
          </w:rPr>
          <w:t>spp</w:t>
        </w:r>
        <w:proofErr w:type="spellEnd"/>
        <w:r w:rsidR="00643646" w:rsidRPr="00D37B11">
          <w:rPr>
            <w:color w:val="202124"/>
            <w:highlight w:val="white"/>
          </w:rPr>
          <w:t xml:space="preserve">) on adult salmon, </w:t>
        </w:r>
      </w:ins>
      <w:ins w:id="612" w:author="Cheng, Matt" w:date="2021-08-22T11:44:00Z">
        <w:r w:rsidR="00643646" w:rsidRPr="00D37B11">
          <w:rPr>
            <w:color w:val="202124"/>
            <w:highlight w:val="white"/>
          </w:rPr>
          <w:t xml:space="preserve">likely because these </w:t>
        </w:r>
      </w:ins>
      <w:ins w:id="613" w:author="Cheng, Matt" w:date="2021-08-22T11:45:00Z">
        <w:r w:rsidR="00A17B49" w:rsidRPr="00D37B11">
          <w:rPr>
            <w:color w:val="202124"/>
            <w:highlight w:val="white"/>
          </w:rPr>
          <w:t xml:space="preserve">natural </w:t>
        </w:r>
      </w:ins>
      <w:ins w:id="614" w:author="Cheng, Matt" w:date="2021-08-22T11:44:00Z">
        <w:r w:rsidR="00643646" w:rsidRPr="00D37B11">
          <w:rPr>
            <w:color w:val="202124"/>
            <w:highlight w:val="white"/>
          </w:rPr>
          <w:t xml:space="preserve">landscapes spatially </w:t>
        </w:r>
        <w:r w:rsidR="0091240A" w:rsidRPr="00D37B11">
          <w:rPr>
            <w:color w:val="202124"/>
            <w:highlight w:val="white"/>
          </w:rPr>
          <w:t>constrict</w:t>
        </w:r>
        <w:r w:rsidR="00643646" w:rsidRPr="00D37B11">
          <w:rPr>
            <w:color w:val="202124"/>
            <w:highlight w:val="white"/>
          </w:rPr>
          <w:t xml:space="preserve"> salmon, which may enhance foraging </w:t>
        </w:r>
        <w:r w:rsidR="00C67BA0" w:rsidRPr="00D37B11">
          <w:rPr>
            <w:color w:val="202124"/>
            <w:highlight w:val="white"/>
          </w:rPr>
          <w:t>efficiency</w:t>
        </w:r>
        <w:r w:rsidR="00643646" w:rsidRPr="00D37B11">
          <w:rPr>
            <w:color w:val="202124"/>
            <w:highlight w:val="white"/>
          </w:rPr>
          <w:t xml:space="preserve"> of bears (Quinn et al. 2017).</w:t>
        </w:r>
      </w:ins>
      <w:commentRangeEnd w:id="609"/>
      <w:ins w:id="615" w:author="Cheng, Matt" w:date="2021-08-22T11:45:00Z">
        <w:r w:rsidR="001A20C4" w:rsidRPr="00D37B11">
          <w:rPr>
            <w:rStyle w:val="CommentReference"/>
            <w:rFonts w:ascii="Arial" w:eastAsia="Arial" w:hAnsi="Arial" w:cs="Arial"/>
            <w:sz w:val="24"/>
            <w:szCs w:val="24"/>
            <w:lang w:val="en"/>
            <w:rPrChange w:id="616" w:author="Cheng, Matt" w:date="2021-08-24T22:59:00Z">
              <w:rPr>
                <w:rStyle w:val="CommentReference"/>
                <w:rFonts w:ascii="Arial" w:eastAsia="Arial" w:hAnsi="Arial" w:cs="Arial"/>
                <w:lang w:val="en"/>
              </w:rPr>
            </w:rPrChange>
          </w:rPr>
          <w:commentReference w:id="609"/>
        </w:r>
        <w:r w:rsidR="00620DE7" w:rsidRPr="00D37B11">
          <w:rPr>
            <w:color w:val="202124"/>
            <w:highlight w:val="white"/>
          </w:rPr>
          <w:t xml:space="preserve"> </w:t>
        </w:r>
      </w:ins>
      <w:ins w:id="617" w:author="Cheng, Matt" w:date="2021-08-22T11:44:00Z">
        <w:r w:rsidR="0091240A" w:rsidRPr="00D37B11">
          <w:rPr>
            <w:color w:val="202124"/>
            <w:highlight w:val="white"/>
          </w:rPr>
          <w:t>However,</w:t>
        </w:r>
      </w:ins>
      <w:ins w:id="618" w:author="Cheng, Matt" w:date="2021-08-22T11:45:00Z">
        <w:r w:rsidR="0091240A" w:rsidRPr="00D37B11">
          <w:rPr>
            <w:color w:val="202124"/>
            <w:highlight w:val="white"/>
          </w:rPr>
          <w:t xml:space="preserve"> t</w:t>
        </w:r>
      </w:ins>
      <w:del w:id="619" w:author="Cheng, Matt" w:date="2021-08-22T11:45:00Z">
        <w:r w:rsidR="009A2EE5" w:rsidRPr="00D37B11" w:rsidDel="0091240A">
          <w:rPr>
            <w:color w:val="202124"/>
            <w:highlight w:val="white"/>
          </w:rPr>
          <w:delText>T</w:delText>
        </w:r>
      </w:del>
      <w:r w:rsidR="009A2EE5" w:rsidRPr="00D37B11">
        <w:rPr>
          <w:color w:val="202124"/>
          <w:highlight w:val="white"/>
        </w:rPr>
        <w:t>he</w:t>
      </w:r>
      <w:r w:rsidR="00180783" w:rsidRPr="00D37B11">
        <w:rPr>
          <w:color w:val="202124"/>
          <w:highlight w:val="white"/>
        </w:rPr>
        <w:t xml:space="preserve"> effects</w:t>
      </w:r>
      <w:r w:rsidR="00B204D1" w:rsidRPr="00D37B11">
        <w:rPr>
          <w:color w:val="202124"/>
          <w:highlight w:val="white"/>
        </w:rPr>
        <w:t xml:space="preserve"> </w:t>
      </w:r>
      <w:r w:rsidR="00180783" w:rsidRPr="00D37B11">
        <w:rPr>
          <w:color w:val="202124"/>
          <w:highlight w:val="white"/>
        </w:rPr>
        <w:t>of</w:t>
      </w:r>
      <w:ins w:id="620" w:author="Cheng, Matt" w:date="2021-08-22T11:45:00Z">
        <w:r w:rsidR="0091240A" w:rsidRPr="00D37B11">
          <w:rPr>
            <w:color w:val="202124"/>
            <w:highlight w:val="white"/>
          </w:rPr>
          <w:t xml:space="preserve"> anthropogenic</w:t>
        </w:r>
      </w:ins>
      <w:r w:rsidR="00B204D1" w:rsidRPr="00D37B11">
        <w:rPr>
          <w:color w:val="202124"/>
          <w:highlight w:val="white"/>
        </w:rPr>
        <w:t xml:space="preserve"> </w:t>
      </w:r>
      <w:r w:rsidR="00063B17" w:rsidRPr="00D37B11">
        <w:rPr>
          <w:color w:val="202124"/>
          <w:highlight w:val="white"/>
        </w:rPr>
        <w:t>structures</w:t>
      </w:r>
      <w:r w:rsidR="00B6749F" w:rsidRPr="00D37B11">
        <w:rPr>
          <w:color w:val="202124"/>
          <w:highlight w:val="white"/>
        </w:rPr>
        <w:t xml:space="preserve"> </w:t>
      </w:r>
      <w:r w:rsidR="00837555" w:rsidRPr="00D37B11">
        <w:rPr>
          <w:color w:val="202124"/>
          <w:highlight w:val="white"/>
        </w:rPr>
        <w:t xml:space="preserve">that </w:t>
      </w:r>
      <w:r w:rsidR="00B6749F" w:rsidRPr="00D37B11">
        <w:rPr>
          <w:color w:val="202124"/>
          <w:highlight w:val="white"/>
        </w:rPr>
        <w:t>don’t inherently affect flow</w:t>
      </w:r>
      <w:r w:rsidR="00063B17" w:rsidRPr="00D37B11">
        <w:rPr>
          <w:color w:val="202124"/>
          <w:highlight w:val="white"/>
        </w:rPr>
        <w:t xml:space="preserve"> (e</w:t>
      </w:r>
      <w:r w:rsidR="003E1F45" w:rsidRPr="00D37B11">
        <w:rPr>
          <w:color w:val="202124"/>
          <w:highlight w:val="white"/>
        </w:rPr>
        <w:t>.</w:t>
      </w:r>
      <w:r w:rsidR="00063B17" w:rsidRPr="00D37B11">
        <w:rPr>
          <w:color w:val="202124"/>
          <w:highlight w:val="white"/>
        </w:rPr>
        <w:t>g., counting fences</w:t>
      </w:r>
      <w:r w:rsidR="00D441D6" w:rsidRPr="00D37B11">
        <w:rPr>
          <w:color w:val="202124"/>
          <w:highlight w:val="white"/>
        </w:rPr>
        <w:t>, bridges</w:t>
      </w:r>
      <w:r w:rsidR="00063B17" w:rsidRPr="00D37B11">
        <w:rPr>
          <w:color w:val="202124"/>
          <w:highlight w:val="white"/>
        </w:rPr>
        <w:t>)</w:t>
      </w:r>
      <w:r w:rsidR="00B6749F" w:rsidRPr="00D37B11">
        <w:rPr>
          <w:color w:val="202124"/>
          <w:highlight w:val="white"/>
        </w:rPr>
        <w:t>, or prevent fish passage</w:t>
      </w:r>
      <w:r w:rsidR="009A2EE5" w:rsidRPr="00D37B11">
        <w:rPr>
          <w:color w:val="202124"/>
          <w:highlight w:val="white"/>
        </w:rPr>
        <w:t xml:space="preserve"> have seldom been studied, </w:t>
      </w:r>
      <w:r w:rsidR="00B6749F" w:rsidRPr="00D37B11">
        <w:rPr>
          <w:color w:val="202124"/>
          <w:highlight w:val="white"/>
        </w:rPr>
        <w:t>but likely still mediate predator-prey interactions</w:t>
      </w:r>
      <w:ins w:id="621" w:author="Cheng, Matt" w:date="2021-08-22T11:44:00Z">
        <w:r w:rsidR="0091240A" w:rsidRPr="00D37B11">
          <w:rPr>
            <w:color w:val="202124"/>
            <w:highlight w:val="white"/>
          </w:rPr>
          <w:t>,</w:t>
        </w:r>
      </w:ins>
      <w:ins w:id="622" w:author="Cheng, Matt" w:date="2021-08-22T11:46:00Z">
        <w:r w:rsidR="001A20C4" w:rsidRPr="00D37B11">
          <w:rPr>
            <w:color w:val="202124"/>
            <w:highlight w:val="white"/>
          </w:rPr>
          <w:t xml:space="preserve"> </w:t>
        </w:r>
      </w:ins>
      <w:commentRangeStart w:id="623"/>
      <w:del w:id="624" w:author="Cheng, Matt" w:date="2021-08-22T11:44:00Z">
        <w:r w:rsidR="00B6749F" w:rsidRPr="00D37B11" w:rsidDel="0091240A">
          <w:rPr>
            <w:color w:val="202124"/>
            <w:highlight w:val="white"/>
          </w:rPr>
          <w:delText xml:space="preserve">, </w:delText>
        </w:r>
        <w:commentRangeEnd w:id="623"/>
        <w:r w:rsidR="00F158C2" w:rsidRPr="00D37B11" w:rsidDel="0091240A">
          <w:rPr>
            <w:rStyle w:val="CommentReference"/>
            <w:rFonts w:ascii="Arial" w:eastAsia="Arial" w:hAnsi="Arial" w:cs="Arial"/>
            <w:sz w:val="24"/>
            <w:szCs w:val="24"/>
            <w:lang w:val="en"/>
            <w:rPrChange w:id="625" w:author="Cheng, Matt" w:date="2021-08-24T22:59:00Z">
              <w:rPr>
                <w:rStyle w:val="CommentReference"/>
                <w:rFonts w:ascii="Arial" w:eastAsia="Arial" w:hAnsi="Arial" w:cs="Arial"/>
                <w:lang w:val="en"/>
              </w:rPr>
            </w:rPrChange>
          </w:rPr>
          <w:commentReference w:id="623"/>
        </w:r>
      </w:del>
      <w:r w:rsidR="009A2EE5" w:rsidRPr="00D37B11">
        <w:rPr>
          <w:color w:val="202124"/>
          <w:highlight w:val="white"/>
        </w:rPr>
        <w:t>posing a</w:t>
      </w:r>
      <w:r w:rsidR="00E63D29" w:rsidRPr="00D37B11">
        <w:rPr>
          <w:color w:val="202124"/>
          <w:highlight w:val="white"/>
        </w:rPr>
        <w:t xml:space="preserve"> potential</w:t>
      </w:r>
      <w:r w:rsidR="009A2EE5" w:rsidRPr="00D37B11">
        <w:rPr>
          <w:color w:val="202124"/>
          <w:highlight w:val="white"/>
        </w:rPr>
        <w:t xml:space="preserve"> threat to migrants</w:t>
      </w:r>
      <w:r w:rsidR="00692831" w:rsidRPr="00D37B11">
        <w:rPr>
          <w:color w:val="202124"/>
          <w:highlight w:val="white"/>
        </w:rPr>
        <w:t xml:space="preserve">, </w:t>
      </w:r>
      <w:r w:rsidR="00B6749F" w:rsidRPr="00D37B11">
        <w:rPr>
          <w:color w:val="202124"/>
          <w:highlight w:val="white"/>
        </w:rPr>
        <w:t xml:space="preserve">affecting </w:t>
      </w:r>
      <w:r w:rsidR="009A2EE5" w:rsidRPr="00D37B11">
        <w:rPr>
          <w:color w:val="202124"/>
          <w:highlight w:val="white"/>
        </w:rPr>
        <w:t>their</w:t>
      </w:r>
      <w:r w:rsidR="00B6749F" w:rsidRPr="00D37B11">
        <w:rPr>
          <w:color w:val="202124"/>
          <w:highlight w:val="white"/>
        </w:rPr>
        <w:t xml:space="preserve"> behavior.</w:t>
      </w:r>
      <w:r w:rsidR="00073BBD" w:rsidRPr="00D37B11">
        <w:rPr>
          <w:color w:val="202124"/>
          <w:highlight w:val="white"/>
        </w:rPr>
        <w:t xml:space="preserve"> </w:t>
      </w:r>
      <w:del w:id="626" w:author="Cheng, Matt" w:date="2021-08-22T10:46:00Z">
        <w:r w:rsidR="00073BBD" w:rsidRPr="00D37B11" w:rsidDel="003765B1">
          <w:rPr>
            <w:color w:val="202124"/>
            <w:highlight w:val="white"/>
          </w:rPr>
          <w:delText xml:space="preserve">For example, </w:delText>
        </w:r>
        <w:commentRangeStart w:id="627"/>
        <w:commentRangeStart w:id="628"/>
        <w:r w:rsidR="00DD58D9" w:rsidRPr="00D37B11" w:rsidDel="003765B1">
          <w:rPr>
            <w:color w:val="202124"/>
            <w:highlight w:val="white"/>
          </w:rPr>
          <w:delText>aggregations of</w:delText>
        </w:r>
        <w:r w:rsidR="00210D98" w:rsidRPr="00D37B11" w:rsidDel="003765B1">
          <w:rPr>
            <w:color w:val="202124"/>
            <w:highlight w:val="white"/>
          </w:rPr>
          <w:delText xml:space="preserve"> bears (</w:delText>
        </w:r>
        <w:r w:rsidR="00210D98" w:rsidRPr="00D37B11" w:rsidDel="003765B1">
          <w:rPr>
            <w:i/>
            <w:iCs/>
            <w:color w:val="202124"/>
            <w:highlight w:val="white"/>
          </w:rPr>
          <w:delText>Ursus spp.</w:delText>
        </w:r>
        <w:r w:rsidR="00210D98" w:rsidRPr="00D37B11" w:rsidDel="003765B1">
          <w:rPr>
            <w:color w:val="202124"/>
            <w:highlight w:val="white"/>
          </w:rPr>
          <w:delText>)</w:delText>
        </w:r>
        <w:r w:rsidR="00266247" w:rsidRPr="00D37B11" w:rsidDel="003765B1">
          <w:rPr>
            <w:color w:val="202124"/>
            <w:highlight w:val="white"/>
          </w:rPr>
          <w:delText xml:space="preserve"> and bear predation rates on adult salmon</w:delText>
        </w:r>
        <w:r w:rsidR="00210D98" w:rsidRPr="00D37B11" w:rsidDel="003765B1">
          <w:rPr>
            <w:color w:val="202124"/>
            <w:highlight w:val="white"/>
          </w:rPr>
          <w:delText xml:space="preserve"> </w:delText>
        </w:r>
        <w:r w:rsidR="00DD58D9" w:rsidRPr="00D37B11" w:rsidDel="003765B1">
          <w:rPr>
            <w:color w:val="202124"/>
            <w:highlight w:val="white"/>
          </w:rPr>
          <w:delText>increase</w:delText>
        </w:r>
        <w:r w:rsidR="00AD59A4" w:rsidRPr="00D37B11" w:rsidDel="003765B1">
          <w:rPr>
            <w:color w:val="202124"/>
            <w:highlight w:val="white"/>
          </w:rPr>
          <w:delText xml:space="preserve"> </w:delText>
        </w:r>
        <w:r w:rsidR="00210D98" w:rsidRPr="00D37B11" w:rsidDel="003765B1">
          <w:rPr>
            <w:color w:val="202124"/>
            <w:highlight w:val="white"/>
          </w:rPr>
          <w:delText xml:space="preserve">in narrow streams, </w:delText>
        </w:r>
      </w:del>
      <w:del w:id="629" w:author="Cheng, Matt" w:date="2021-08-22T10:45:00Z">
        <w:r w:rsidR="00210D98" w:rsidRPr="00D37B11" w:rsidDel="00C90D40">
          <w:rPr>
            <w:color w:val="202124"/>
            <w:highlight w:val="white"/>
          </w:rPr>
          <w:delText>likely because these landscapes spatially constrict salmon</w:delText>
        </w:r>
      </w:del>
      <w:del w:id="630" w:author="Cheng, Matt" w:date="2021-08-22T10:46:00Z">
        <w:r w:rsidR="00210D98" w:rsidRPr="00D37B11" w:rsidDel="003765B1">
          <w:rPr>
            <w:color w:val="202124"/>
            <w:highlight w:val="white"/>
          </w:rPr>
          <w:delText xml:space="preserve">, </w:delText>
        </w:r>
        <w:r w:rsidR="004A0F87" w:rsidRPr="00D37B11" w:rsidDel="003765B1">
          <w:rPr>
            <w:color w:val="202124"/>
            <w:highlight w:val="white"/>
          </w:rPr>
          <w:delText xml:space="preserve">which may </w:delText>
        </w:r>
        <w:r w:rsidR="00F06AB9" w:rsidRPr="00D37B11" w:rsidDel="003765B1">
          <w:rPr>
            <w:color w:val="202124"/>
            <w:highlight w:val="white"/>
          </w:rPr>
          <w:delText>enhance</w:delText>
        </w:r>
        <w:r w:rsidR="004A0F87" w:rsidRPr="00D37B11" w:rsidDel="003765B1">
          <w:rPr>
            <w:color w:val="202124"/>
            <w:highlight w:val="white"/>
          </w:rPr>
          <w:delText xml:space="preserve"> </w:delText>
        </w:r>
        <w:r w:rsidR="00210D98" w:rsidRPr="00D37B11" w:rsidDel="003765B1">
          <w:rPr>
            <w:color w:val="202124"/>
            <w:highlight w:val="white"/>
          </w:rPr>
          <w:delText>foraging efficiency</w:delText>
        </w:r>
        <w:r w:rsidR="0022705C" w:rsidRPr="00D37B11" w:rsidDel="003765B1">
          <w:rPr>
            <w:color w:val="202124"/>
            <w:highlight w:val="white"/>
          </w:rPr>
          <w:delText xml:space="preserve"> of bears</w:delText>
        </w:r>
        <w:r w:rsidR="00210D98" w:rsidRPr="00D37B11" w:rsidDel="003765B1">
          <w:rPr>
            <w:color w:val="202124"/>
            <w:highlight w:val="white"/>
          </w:rPr>
          <w:delText xml:space="preserve"> (Quinn et al. 2017). Thus, s</w:delText>
        </w:r>
        <w:r w:rsidR="00692831" w:rsidRPr="00D37B11" w:rsidDel="003765B1">
          <w:rPr>
            <w:color w:val="202124"/>
            <w:highlight w:val="white"/>
          </w:rPr>
          <w:delText xml:space="preserve">tructures that </w:delText>
        </w:r>
        <w:r w:rsidR="00073BBD" w:rsidRPr="00D37B11" w:rsidDel="003765B1">
          <w:rPr>
            <w:color w:val="202124"/>
            <w:highlight w:val="white"/>
          </w:rPr>
          <w:delText>do not</w:delText>
        </w:r>
        <w:r w:rsidR="00692831" w:rsidRPr="00D37B11" w:rsidDel="003765B1">
          <w:rPr>
            <w:color w:val="202124"/>
            <w:highlight w:val="white"/>
          </w:rPr>
          <w:delText xml:space="preserve"> inherently affect flow or prevent fish passage may</w:delText>
        </w:r>
        <w:r w:rsidR="00E74224" w:rsidRPr="00D37B11" w:rsidDel="003765B1">
          <w:rPr>
            <w:color w:val="202124"/>
            <w:highlight w:val="white"/>
          </w:rPr>
          <w:delText xml:space="preserve"> </w:delText>
        </w:r>
        <w:r w:rsidR="00073BBD" w:rsidRPr="00D37B11" w:rsidDel="003765B1">
          <w:rPr>
            <w:color w:val="202124"/>
            <w:highlight w:val="white"/>
          </w:rPr>
          <w:delText>still provide foraging opportunities for predators</w:delText>
        </w:r>
      </w:del>
      <w:commentRangeEnd w:id="627"/>
      <w:commentRangeEnd w:id="628"/>
      <w:ins w:id="631" w:author="Author" w:date="2021-07-26T11:54:00Z">
        <w:del w:id="632" w:author="Cheng, Matt" w:date="2021-08-22T10:46:00Z">
          <w:r w:rsidR="0007590A" w:rsidRPr="00D37B11" w:rsidDel="003765B1">
            <w:rPr>
              <w:color w:val="202124"/>
            </w:rPr>
            <w:delText xml:space="preserve">. </w:delText>
          </w:r>
        </w:del>
      </w:ins>
      <w:del w:id="633" w:author="Cheng, Matt" w:date="2021-08-22T10:46:00Z">
        <w:r w:rsidR="006E64C8" w:rsidRPr="00D37B11" w:rsidDel="003765B1">
          <w:rPr>
            <w:rStyle w:val="CommentReference"/>
            <w:rFonts w:eastAsia="Arial"/>
            <w:sz w:val="24"/>
            <w:szCs w:val="24"/>
            <w:lang w:val="en"/>
          </w:rPr>
          <w:commentReference w:id="627"/>
        </w:r>
        <w:r w:rsidR="007B2D91" w:rsidRPr="00D37B11" w:rsidDel="003765B1">
          <w:rPr>
            <w:rStyle w:val="CommentReference"/>
            <w:rFonts w:ascii="Arial" w:eastAsia="Arial" w:hAnsi="Arial" w:cs="Arial"/>
            <w:sz w:val="24"/>
            <w:szCs w:val="24"/>
            <w:lang w:val="en"/>
            <w:rPrChange w:id="634" w:author="Cheng, Matt" w:date="2021-08-24T22:59:00Z">
              <w:rPr>
                <w:rStyle w:val="CommentReference"/>
                <w:rFonts w:ascii="Arial" w:eastAsia="Arial" w:hAnsi="Arial" w:cs="Arial"/>
                <w:lang w:val="en"/>
              </w:rPr>
            </w:rPrChange>
          </w:rPr>
          <w:commentReference w:id="628"/>
        </w:r>
      </w:del>
    </w:p>
    <w:p w14:paraId="12F2A726" w14:textId="296A12D2" w:rsidR="00405AA6" w:rsidRPr="00D37B11" w:rsidRDefault="00405AA6" w:rsidP="00405AA6">
      <w:pPr>
        <w:spacing w:line="480" w:lineRule="auto"/>
        <w:rPr>
          <w:ins w:id="635" w:author="Cheng, Matt" w:date="2021-08-24T21:41:00Z"/>
          <w:color w:val="202124"/>
          <w:highlight w:val="white"/>
        </w:rPr>
      </w:pPr>
    </w:p>
    <w:p w14:paraId="6560CEF0" w14:textId="740E7038" w:rsidR="00405AA6" w:rsidRDefault="00405AA6" w:rsidP="00405AA6">
      <w:pPr>
        <w:spacing w:line="480" w:lineRule="auto"/>
        <w:rPr>
          <w:ins w:id="636" w:author="Cheng, Matt" w:date="2021-08-28T20:30:00Z"/>
          <w:color w:val="202124"/>
          <w:highlight w:val="white"/>
        </w:rPr>
      </w:pPr>
      <w:ins w:id="637" w:author="Cheng, Matt" w:date="2021-08-24T21:41:00Z">
        <w:r w:rsidRPr="00D37B11">
          <w:rPr>
            <w:color w:val="202124"/>
            <w:highlight w:val="white"/>
          </w:rPr>
          <w:t>Acknowledgements:</w:t>
        </w:r>
      </w:ins>
    </w:p>
    <w:p w14:paraId="68F3F7FF" w14:textId="296E052B" w:rsidR="0073513E" w:rsidRPr="00D37B11" w:rsidRDefault="0073513E" w:rsidP="00405AA6">
      <w:pPr>
        <w:spacing w:line="480" w:lineRule="auto"/>
        <w:rPr>
          <w:ins w:id="638" w:author="Cheng, Matt" w:date="2021-08-24T21:41:00Z"/>
          <w:color w:val="202124"/>
          <w:highlight w:val="white"/>
        </w:rPr>
      </w:pPr>
      <w:commentRangeStart w:id="639"/>
      <w:ins w:id="640" w:author="Cheng, Matt" w:date="2021-08-28T20:30:00Z">
        <w:r>
          <w:rPr>
            <w:color w:val="202124"/>
            <w:highlight w:val="white"/>
          </w:rPr>
          <w:t xml:space="preserve">We gratefully acknowledge </w:t>
        </w:r>
      </w:ins>
      <w:ins w:id="641" w:author="Cheng, Matt" w:date="2021-08-28T20:31:00Z">
        <w:r w:rsidR="001125DD">
          <w:rPr>
            <w:color w:val="202124"/>
            <w:highlight w:val="white"/>
          </w:rPr>
          <w:t>the</w:t>
        </w:r>
      </w:ins>
      <w:ins w:id="642" w:author="Cheng, Matt" w:date="2021-08-28T20:33:00Z">
        <w:r w:rsidR="00E926CB">
          <w:rPr>
            <w:color w:val="202124"/>
            <w:highlight w:val="white"/>
          </w:rPr>
          <w:t xml:space="preserve"> </w:t>
        </w:r>
        <w:proofErr w:type="spellStart"/>
        <w:r w:rsidR="00E926CB">
          <w:rPr>
            <w:color w:val="202124"/>
            <w:highlight w:val="white"/>
          </w:rPr>
          <w:t>Xeni</w:t>
        </w:r>
      </w:ins>
      <w:proofErr w:type="spellEnd"/>
      <w:ins w:id="643" w:author="Cheng, Matt" w:date="2021-08-28T20:30:00Z">
        <w:r w:rsidR="001125DD">
          <w:rPr>
            <w:color w:val="202124"/>
            <w:highlight w:val="white"/>
          </w:rPr>
          <w:t xml:space="preserve"> </w:t>
        </w:r>
        <w:proofErr w:type="spellStart"/>
        <w:r w:rsidR="001125DD">
          <w:rPr>
            <w:color w:val="202124"/>
            <w:highlight w:val="white"/>
          </w:rPr>
          <w:t>Gwet’in</w:t>
        </w:r>
        <w:proofErr w:type="spellEnd"/>
        <w:r w:rsidR="001125DD">
          <w:rPr>
            <w:color w:val="202124"/>
            <w:highlight w:val="white"/>
          </w:rPr>
          <w:t xml:space="preserve"> First Nation for </w:t>
        </w:r>
      </w:ins>
      <w:ins w:id="644" w:author="Cheng, Matt" w:date="2021-08-28T20:31:00Z">
        <w:r w:rsidR="001125DD">
          <w:rPr>
            <w:color w:val="202124"/>
            <w:highlight w:val="white"/>
          </w:rPr>
          <w:t>providing access to the field site</w:t>
        </w:r>
      </w:ins>
      <w:ins w:id="645" w:author="Cheng, Matt" w:date="2021-08-28T20:32:00Z">
        <w:r w:rsidR="001125DD">
          <w:rPr>
            <w:color w:val="202124"/>
            <w:highlight w:val="white"/>
          </w:rPr>
          <w:t xml:space="preserve">. We would also like to thank the </w:t>
        </w:r>
      </w:ins>
      <w:ins w:id="646" w:author="Cheng, Matt" w:date="2021-08-28T20:35:00Z">
        <w:r w:rsidR="004E3705">
          <w:rPr>
            <w:color w:val="202124"/>
            <w:highlight w:val="white"/>
          </w:rPr>
          <w:t>Department</w:t>
        </w:r>
      </w:ins>
      <w:ins w:id="647" w:author="Cheng, Matt" w:date="2021-08-28T20:32:00Z">
        <w:r w:rsidR="001125DD">
          <w:rPr>
            <w:color w:val="202124"/>
            <w:highlight w:val="white"/>
          </w:rPr>
          <w:t xml:space="preserve"> of Fisheries and Oceans Canada for </w:t>
        </w:r>
      </w:ins>
      <w:ins w:id="648" w:author="Cheng, Matt" w:date="2021-08-28T20:33:00Z">
        <w:r w:rsidR="00E926CB">
          <w:rPr>
            <w:color w:val="202124"/>
            <w:highlight w:val="white"/>
          </w:rPr>
          <w:t>providing field and logistical support</w:t>
        </w:r>
      </w:ins>
      <w:ins w:id="649" w:author="Cheng, Matt" w:date="2021-08-28T20:34:00Z">
        <w:r w:rsidR="00E926CB">
          <w:rPr>
            <w:color w:val="202124"/>
            <w:highlight w:val="white"/>
          </w:rPr>
          <w:t xml:space="preserve"> and for providing access to counting fence data. </w:t>
        </w:r>
      </w:ins>
      <w:commentRangeEnd w:id="639"/>
      <w:ins w:id="650" w:author="Cheng, Matt" w:date="2021-08-28T20:35:00Z">
        <w:r w:rsidR="004E3705">
          <w:rPr>
            <w:rStyle w:val="CommentReference"/>
            <w:rFonts w:ascii="Arial" w:eastAsia="Arial" w:hAnsi="Arial" w:cs="Arial"/>
            <w:lang w:val="en"/>
          </w:rPr>
          <w:commentReference w:id="639"/>
        </w:r>
      </w:ins>
    </w:p>
    <w:p w14:paraId="21DC3DBF" w14:textId="77777777" w:rsidR="00405AA6" w:rsidRPr="00D37B11" w:rsidRDefault="00405AA6">
      <w:pPr>
        <w:spacing w:line="480" w:lineRule="auto"/>
        <w:rPr>
          <w:ins w:id="651" w:author="Author" w:date="2021-07-26T16:22:00Z"/>
          <w:color w:val="202124"/>
          <w:highlight w:val="white"/>
        </w:rPr>
        <w:pPrChange w:id="652" w:author="Cheng, Matt" w:date="2021-08-24T21:41:00Z">
          <w:pPr>
            <w:spacing w:line="480" w:lineRule="auto"/>
            <w:ind w:firstLine="720"/>
          </w:pPr>
        </w:pPrChange>
      </w:pPr>
    </w:p>
    <w:p w14:paraId="60EE11A1" w14:textId="77777777" w:rsidR="00BD4A2E" w:rsidRPr="00D37B11" w:rsidRDefault="00BD4A2E" w:rsidP="00E71425">
      <w:pPr>
        <w:spacing w:line="480" w:lineRule="auto"/>
        <w:rPr>
          <w:color w:val="202124"/>
          <w:highlight w:val="white"/>
        </w:rPr>
      </w:pPr>
      <w:r w:rsidRPr="00D37B11">
        <w:rPr>
          <w:color w:val="202124"/>
          <w:highlight w:val="white"/>
        </w:rPr>
        <w:t xml:space="preserve">References: </w:t>
      </w:r>
    </w:p>
    <w:p w14:paraId="2827296D" w14:textId="77777777" w:rsidR="00BD4A2E" w:rsidRPr="00D37B11" w:rsidRDefault="00BD4A2E" w:rsidP="00E71425">
      <w:pPr>
        <w:spacing w:line="480" w:lineRule="auto"/>
        <w:rPr>
          <w:color w:val="202124"/>
          <w:highlight w:val="white"/>
        </w:rPr>
      </w:pPr>
    </w:p>
    <w:p w14:paraId="016D0F92" w14:textId="77777777" w:rsidR="00BD4A2E" w:rsidRPr="00D37B11" w:rsidRDefault="00BD4A2E" w:rsidP="00E71425">
      <w:pPr>
        <w:spacing w:line="480" w:lineRule="auto"/>
      </w:pPr>
      <w:r w:rsidRPr="00D37B11">
        <w:t xml:space="preserve">Blackwell BF, </w:t>
      </w:r>
      <w:proofErr w:type="spellStart"/>
      <w:r w:rsidRPr="00D37B11">
        <w:t>Juanes</w:t>
      </w:r>
      <w:proofErr w:type="spellEnd"/>
      <w:r w:rsidRPr="00D37B11">
        <w:t xml:space="preserve"> F. 1998. Predation on Atlantic Salmon Smolts by Striped Bass after Dam Passage. </w:t>
      </w:r>
      <w:r w:rsidRPr="00D37B11">
        <w:rPr>
          <w:i/>
          <w:iCs/>
        </w:rPr>
        <w:t>North American Journal of Fisheries Management</w:t>
      </w:r>
      <w:r w:rsidRPr="00D37B11">
        <w:t xml:space="preserve"> 18: 936–939.</w:t>
      </w:r>
    </w:p>
    <w:p w14:paraId="4FFB06C4" w14:textId="77777777" w:rsidR="00BD4A2E" w:rsidRPr="00D37B11" w:rsidRDefault="00BD4A2E" w:rsidP="00E71425">
      <w:pPr>
        <w:spacing w:line="480" w:lineRule="auto"/>
        <w:rPr>
          <w:color w:val="202124"/>
          <w:highlight w:val="white"/>
        </w:rPr>
      </w:pPr>
    </w:p>
    <w:p w14:paraId="6C3F65EB" w14:textId="6CF09F92" w:rsidR="00BD4A2E" w:rsidRPr="00D37B11" w:rsidRDefault="00BD4A2E" w:rsidP="00E71425">
      <w:pPr>
        <w:spacing w:after="220" w:line="480" w:lineRule="auto"/>
        <w:rPr>
          <w:ins w:id="653" w:author="Cheng, Matt" w:date="2021-08-22T20:30:00Z"/>
          <w:color w:val="202124"/>
          <w:highlight w:val="white"/>
        </w:rPr>
      </w:pPr>
      <w:proofErr w:type="spellStart"/>
      <w:r w:rsidRPr="00D37B11">
        <w:rPr>
          <w:color w:val="202124"/>
          <w:highlight w:val="white"/>
        </w:rPr>
        <w:t>Beamesderfer</w:t>
      </w:r>
      <w:proofErr w:type="spellEnd"/>
      <w:r w:rsidRPr="00D37B11">
        <w:rPr>
          <w:color w:val="202124"/>
          <w:highlight w:val="white"/>
        </w:rPr>
        <w:t xml:space="preserve"> RCP, Ward DL, Nigro AA. 1996. Evaluation of the biological basis for a predator control program on northern squawfish (</w:t>
      </w:r>
      <w:proofErr w:type="spellStart"/>
      <w:r w:rsidRPr="00D37B11">
        <w:rPr>
          <w:color w:val="202124"/>
          <w:highlight w:val="white"/>
        </w:rPr>
        <w:t>Ptychocheilus</w:t>
      </w:r>
      <w:proofErr w:type="spellEnd"/>
      <w:r w:rsidRPr="00D37B11">
        <w:rPr>
          <w:color w:val="202124"/>
          <w:highlight w:val="white"/>
        </w:rPr>
        <w:t xml:space="preserve"> </w:t>
      </w:r>
      <w:proofErr w:type="spellStart"/>
      <w:r w:rsidRPr="00D37B11">
        <w:rPr>
          <w:color w:val="202124"/>
          <w:highlight w:val="white"/>
        </w:rPr>
        <w:t>oregonensis</w:t>
      </w:r>
      <w:proofErr w:type="spellEnd"/>
      <w:r w:rsidRPr="00D37B11">
        <w:rPr>
          <w:color w:val="202124"/>
          <w:highlight w:val="white"/>
        </w:rPr>
        <w:t>) in the Columbia and Snake rivers. 53: 11.</w:t>
      </w:r>
    </w:p>
    <w:p w14:paraId="628E5D0B" w14:textId="77777777" w:rsidR="00E803CD" w:rsidRPr="00D37B11" w:rsidRDefault="00E803CD">
      <w:pPr>
        <w:spacing w:line="480" w:lineRule="auto"/>
        <w:rPr>
          <w:ins w:id="654" w:author="Cheng, Matt" w:date="2021-08-22T20:30:00Z"/>
        </w:rPr>
        <w:pPrChange w:id="655" w:author="Cheng, Matt" w:date="2021-08-22T20:30:00Z">
          <w:pPr/>
        </w:pPrChange>
      </w:pPr>
      <w:ins w:id="656" w:author="Cheng, Matt" w:date="2021-08-22T20:30:00Z">
        <w:r w:rsidRPr="00D37B11">
          <w:lastRenderedPageBreak/>
          <w:t xml:space="preserve">Beamish RJ, Neville C, Sweeting R, Lange K. 2012. The Synchronous Failure of Juvenile Pacific Salmon and Herring Production in the Strait of Georgia in 2007 and the Poor Return of Sockeye Salmon to the Fraser River in 2009. </w:t>
        </w:r>
        <w:r w:rsidRPr="00D37B11">
          <w:rPr>
            <w:i/>
            <w:iCs/>
          </w:rPr>
          <w:t>Marine and Coastal Fisheries</w:t>
        </w:r>
        <w:r w:rsidRPr="00D37B11">
          <w:t xml:space="preserve"> 4: 403–414.</w:t>
        </w:r>
      </w:ins>
    </w:p>
    <w:p w14:paraId="66269F38" w14:textId="77777777" w:rsidR="00E803CD" w:rsidRPr="00D37B11" w:rsidRDefault="00E803CD" w:rsidP="00E71425">
      <w:pPr>
        <w:spacing w:after="220" w:line="480" w:lineRule="auto"/>
        <w:rPr>
          <w:ins w:id="657" w:author="Cheng, Matt" w:date="2021-08-22T19:55:00Z"/>
          <w:color w:val="202124"/>
          <w:highlight w:val="white"/>
        </w:rPr>
      </w:pPr>
    </w:p>
    <w:p w14:paraId="272DDF92" w14:textId="77777777" w:rsidR="00EB6C6B" w:rsidRPr="00D37B11" w:rsidRDefault="00EB6C6B">
      <w:pPr>
        <w:spacing w:line="480" w:lineRule="auto"/>
        <w:rPr>
          <w:ins w:id="658" w:author="Cheng, Matt" w:date="2021-08-22T20:48:00Z"/>
        </w:rPr>
        <w:pPrChange w:id="659" w:author="Cheng, Matt" w:date="2021-08-22T20:48:00Z">
          <w:pPr/>
        </w:pPrChange>
      </w:pPr>
      <w:ins w:id="660" w:author="Cheng, Matt" w:date="2021-08-22T20:48:00Z">
        <w:r w:rsidRPr="00D37B11">
          <w:t xml:space="preserve">Beamish RJ, Sweeting RM, Lange KL, Neville CM. 2008. Changes in the Population Ecology of Hatchery and Wild Coho Salmon in the Strait of Georgia. </w:t>
        </w:r>
        <w:r w:rsidRPr="00D37B11">
          <w:rPr>
            <w:i/>
            <w:iCs/>
          </w:rPr>
          <w:t>Transactions of the American Fisheries Society</w:t>
        </w:r>
        <w:r w:rsidRPr="00D37B11">
          <w:t xml:space="preserve"> 137: 503–520.</w:t>
        </w:r>
      </w:ins>
    </w:p>
    <w:p w14:paraId="05C2B1DA" w14:textId="29976A0C" w:rsidR="00A536D8" w:rsidRPr="00D37B11" w:rsidRDefault="00A536D8" w:rsidP="00E71425">
      <w:pPr>
        <w:spacing w:after="220" w:line="480" w:lineRule="auto"/>
        <w:rPr>
          <w:ins w:id="661" w:author="Cheng, Matt" w:date="2021-08-22T19:55:00Z"/>
          <w:color w:val="202124"/>
          <w:highlight w:val="white"/>
        </w:rPr>
      </w:pPr>
    </w:p>
    <w:p w14:paraId="1FCC311E" w14:textId="77777777" w:rsidR="00A536D8" w:rsidRPr="00D37B11" w:rsidRDefault="00A536D8">
      <w:pPr>
        <w:spacing w:line="480" w:lineRule="auto"/>
        <w:rPr>
          <w:ins w:id="662" w:author="Cheng, Matt" w:date="2021-08-22T19:55:00Z"/>
        </w:rPr>
        <w:pPrChange w:id="663" w:author="Cheng, Matt" w:date="2021-08-22T19:55:00Z">
          <w:pPr/>
        </w:pPrChange>
      </w:pPr>
      <w:ins w:id="664" w:author="Cheng, Matt" w:date="2021-08-22T19:55:00Z">
        <w:r w:rsidRPr="00D37B11">
          <w:t xml:space="preserve">Beamish RJ, </w:t>
        </w:r>
        <w:proofErr w:type="spellStart"/>
        <w:r w:rsidRPr="00D37B11">
          <w:t>Mahnken</w:t>
        </w:r>
        <w:proofErr w:type="spellEnd"/>
        <w:r w:rsidRPr="00D37B11">
          <w:t xml:space="preserve"> C, Neville CM. 2004. Evidence That Reduced Early Marine Growth is Associated with Lower Marine Survival of Coho Salmon. </w:t>
        </w:r>
        <w:r w:rsidRPr="00D37B11">
          <w:rPr>
            <w:i/>
            <w:iCs/>
          </w:rPr>
          <w:t>Transactions of the American Fisheries Society</w:t>
        </w:r>
        <w:r w:rsidRPr="00D37B11">
          <w:t xml:space="preserve"> 133: 26–33.</w:t>
        </w:r>
      </w:ins>
    </w:p>
    <w:p w14:paraId="30CC1A57" w14:textId="77777777" w:rsidR="00A536D8" w:rsidRPr="00D37B11" w:rsidRDefault="00A536D8" w:rsidP="00E71425">
      <w:pPr>
        <w:spacing w:after="220" w:line="480" w:lineRule="auto"/>
        <w:rPr>
          <w:ins w:id="665" w:author="Cheng, Matt" w:date="2021-08-22T19:37:00Z"/>
          <w:color w:val="202124"/>
          <w:highlight w:val="white"/>
        </w:rPr>
      </w:pPr>
    </w:p>
    <w:p w14:paraId="0695F232" w14:textId="50D106E1" w:rsidR="004F3A89" w:rsidRPr="00D37B11" w:rsidRDefault="004F3A89" w:rsidP="00A536D8">
      <w:pPr>
        <w:spacing w:line="480" w:lineRule="auto"/>
        <w:rPr>
          <w:ins w:id="666" w:author="Cheng, Matt" w:date="2021-08-22T19:55:00Z"/>
        </w:rPr>
      </w:pPr>
      <w:ins w:id="667" w:author="Cheng, Matt" w:date="2021-08-22T19:37:00Z">
        <w:r w:rsidRPr="00D37B11">
          <w:t xml:space="preserve">Beamish RJ, </w:t>
        </w:r>
        <w:proofErr w:type="spellStart"/>
        <w:r w:rsidRPr="00D37B11">
          <w:t>Mahnken</w:t>
        </w:r>
        <w:proofErr w:type="spellEnd"/>
        <w:r w:rsidRPr="00D37B11">
          <w:t xml:space="preserve"> C. 2001. A critical size and period hypothesis to explain natural regulation of salmon abundance and the linkage to climate and climate change. </w:t>
        </w:r>
        <w:r w:rsidRPr="00D37B11">
          <w:rPr>
            <w:i/>
            <w:iCs/>
          </w:rPr>
          <w:t>Progress in Oceanography</w:t>
        </w:r>
        <w:r w:rsidRPr="00D37B11">
          <w:t xml:space="preserve"> 49: 423–437.</w:t>
        </w:r>
      </w:ins>
    </w:p>
    <w:p w14:paraId="7E01BC0D" w14:textId="77777777" w:rsidR="00A536D8" w:rsidRPr="00D37B11" w:rsidRDefault="00A536D8">
      <w:pPr>
        <w:spacing w:line="480" w:lineRule="auto"/>
        <w:rPr>
          <w:rPrChange w:id="668" w:author="Cheng, Matt" w:date="2021-08-24T22:59:00Z">
            <w:rPr>
              <w:color w:val="202124"/>
              <w:highlight w:val="white"/>
            </w:rPr>
          </w:rPrChange>
        </w:rPr>
        <w:pPrChange w:id="669" w:author="Cheng, Matt" w:date="2021-08-22T19:55:00Z">
          <w:pPr>
            <w:spacing w:after="220" w:line="480" w:lineRule="auto"/>
          </w:pPr>
        </w:pPrChange>
      </w:pPr>
    </w:p>
    <w:p w14:paraId="5735D012" w14:textId="3CDD544A" w:rsidR="00BD4A2E" w:rsidRPr="00D37B11" w:rsidRDefault="00BD4A2E" w:rsidP="00E71425">
      <w:pPr>
        <w:spacing w:after="220" w:line="480" w:lineRule="auto"/>
        <w:rPr>
          <w:color w:val="202124"/>
          <w:highlight w:val="white"/>
        </w:rPr>
      </w:pPr>
      <w:r w:rsidRPr="00D37B11">
        <w:rPr>
          <w:color w:val="202124"/>
          <w:highlight w:val="white"/>
        </w:rPr>
        <w:t xml:space="preserve">Bradford MJ, </w:t>
      </w:r>
      <w:proofErr w:type="spellStart"/>
      <w:r w:rsidRPr="00D37B11">
        <w:rPr>
          <w:color w:val="202124"/>
          <w:highlight w:val="white"/>
        </w:rPr>
        <w:t>Pyper</w:t>
      </w:r>
      <w:proofErr w:type="spellEnd"/>
      <w:r w:rsidRPr="00D37B11">
        <w:rPr>
          <w:color w:val="202124"/>
          <w:highlight w:val="white"/>
        </w:rPr>
        <w:t xml:space="preserve"> BJ, </w:t>
      </w:r>
      <w:proofErr w:type="spellStart"/>
      <w:r w:rsidRPr="00D37B11">
        <w:rPr>
          <w:color w:val="202124"/>
          <w:highlight w:val="white"/>
        </w:rPr>
        <w:t>Shortreed</w:t>
      </w:r>
      <w:proofErr w:type="spellEnd"/>
      <w:r w:rsidRPr="00D37B11">
        <w:rPr>
          <w:color w:val="202124"/>
          <w:highlight w:val="white"/>
        </w:rPr>
        <w:t xml:space="preserve"> KS. 2000. Biological Responses of </w:t>
      </w:r>
      <w:del w:id="670" w:author="Cheng, Matt" w:date="2021-08-22T12:13:00Z">
        <w:r w:rsidRPr="00D37B11" w:rsidDel="00A63F8E">
          <w:rPr>
            <w:color w:val="202124"/>
            <w:highlight w:val="white"/>
          </w:rPr>
          <w:delText>Sockeye Salmon</w:delText>
        </w:r>
      </w:del>
      <w:ins w:id="671" w:author="Cheng, Matt" w:date="2021-08-22T12:13:00Z">
        <w:r w:rsidR="00A63F8E" w:rsidRPr="00D37B11">
          <w:rPr>
            <w:color w:val="202124"/>
            <w:highlight w:val="white"/>
          </w:rPr>
          <w:t>Sockeye Salmon</w:t>
        </w:r>
      </w:ins>
      <w:r w:rsidRPr="00D37B11">
        <w:rPr>
          <w:color w:val="202124"/>
          <w:highlight w:val="white"/>
        </w:rPr>
        <w:t xml:space="preserve"> to the Fertilization of </w:t>
      </w:r>
      <w:proofErr w:type="spellStart"/>
      <w:r w:rsidRPr="00D37B11">
        <w:rPr>
          <w:color w:val="202124"/>
          <w:highlight w:val="white"/>
        </w:rPr>
        <w:t>Chilko</w:t>
      </w:r>
      <w:proofErr w:type="spellEnd"/>
      <w:r w:rsidRPr="00D37B11">
        <w:rPr>
          <w:color w:val="202124"/>
          <w:highlight w:val="white"/>
        </w:rPr>
        <w:t xml:space="preserve"> Lake, a Large Lake in the Interior of British Columbia. </w:t>
      </w:r>
      <w:r w:rsidRPr="00D37B11">
        <w:rPr>
          <w:i/>
          <w:color w:val="202124"/>
          <w:highlight w:val="white"/>
        </w:rPr>
        <w:t xml:space="preserve">North American </w:t>
      </w:r>
      <w:ins w:id="672" w:author="Cheng, Matt" w:date="2021-08-22T12:56:00Z">
        <w:r w:rsidR="006636D5" w:rsidRPr="00D37B11">
          <w:rPr>
            <w:i/>
            <w:color w:val="202124"/>
            <w:highlight w:val="white"/>
          </w:rPr>
          <w:t>J</w:t>
        </w:r>
      </w:ins>
      <w:del w:id="673" w:author="Cheng, Matt" w:date="2021-08-22T12:56:00Z">
        <w:r w:rsidRPr="00D37B11" w:rsidDel="006636D5">
          <w:rPr>
            <w:i/>
            <w:color w:val="202124"/>
            <w:highlight w:val="white"/>
          </w:rPr>
          <w:delText>j</w:delText>
        </w:r>
      </w:del>
      <w:r w:rsidRPr="00D37B11">
        <w:rPr>
          <w:i/>
          <w:color w:val="202124"/>
          <w:highlight w:val="white"/>
        </w:rPr>
        <w:t xml:space="preserve">ournal of </w:t>
      </w:r>
      <w:ins w:id="674" w:author="Cheng, Matt" w:date="2021-08-22T12:56:00Z">
        <w:r w:rsidR="006636D5" w:rsidRPr="00D37B11">
          <w:rPr>
            <w:i/>
            <w:color w:val="202124"/>
            <w:highlight w:val="white"/>
          </w:rPr>
          <w:t>F</w:t>
        </w:r>
      </w:ins>
      <w:del w:id="675" w:author="Cheng, Matt" w:date="2021-08-22T12:56:00Z">
        <w:r w:rsidRPr="00D37B11" w:rsidDel="006636D5">
          <w:rPr>
            <w:i/>
            <w:color w:val="202124"/>
            <w:highlight w:val="white"/>
          </w:rPr>
          <w:delText>f</w:delText>
        </w:r>
      </w:del>
      <w:r w:rsidRPr="00D37B11">
        <w:rPr>
          <w:i/>
          <w:color w:val="202124"/>
          <w:highlight w:val="white"/>
        </w:rPr>
        <w:t xml:space="preserve">isheries </w:t>
      </w:r>
      <w:ins w:id="676" w:author="Cheng, Matt" w:date="2021-08-22T12:56:00Z">
        <w:r w:rsidR="006636D5" w:rsidRPr="00D37B11">
          <w:rPr>
            <w:i/>
            <w:color w:val="202124"/>
            <w:highlight w:val="white"/>
          </w:rPr>
          <w:t>M</w:t>
        </w:r>
      </w:ins>
      <w:del w:id="677" w:author="Cheng, Matt" w:date="2021-08-22T12:56:00Z">
        <w:r w:rsidRPr="00D37B11" w:rsidDel="006636D5">
          <w:rPr>
            <w:i/>
            <w:color w:val="202124"/>
            <w:highlight w:val="white"/>
          </w:rPr>
          <w:delText>m</w:delText>
        </w:r>
      </w:del>
      <w:r w:rsidRPr="00D37B11">
        <w:rPr>
          <w:i/>
          <w:color w:val="202124"/>
          <w:highlight w:val="white"/>
        </w:rPr>
        <w:t>anagement</w:t>
      </w:r>
      <w:r w:rsidRPr="00D37B11">
        <w:rPr>
          <w:color w:val="202124"/>
          <w:highlight w:val="white"/>
        </w:rPr>
        <w:t xml:space="preserve"> 20: 661–671.</w:t>
      </w:r>
    </w:p>
    <w:p w14:paraId="467C2B5D" w14:textId="00C16348" w:rsidR="00BD4A2E" w:rsidRPr="00D37B11" w:rsidRDefault="00BD4A2E" w:rsidP="00E71425">
      <w:pPr>
        <w:spacing w:after="220" w:line="480" w:lineRule="auto"/>
        <w:rPr>
          <w:ins w:id="678" w:author="Author" w:date="2021-07-26T18:33:00Z"/>
          <w:color w:val="202124"/>
          <w:highlight w:val="white"/>
        </w:rPr>
      </w:pPr>
      <w:r w:rsidRPr="00D37B11">
        <w:rPr>
          <w:color w:val="202124"/>
          <w:highlight w:val="white"/>
        </w:rPr>
        <w:t xml:space="preserve">Clark TD, </w:t>
      </w:r>
      <w:proofErr w:type="spellStart"/>
      <w:r w:rsidRPr="00D37B11">
        <w:rPr>
          <w:color w:val="202124"/>
          <w:highlight w:val="white"/>
        </w:rPr>
        <w:t>Furey</w:t>
      </w:r>
      <w:proofErr w:type="spellEnd"/>
      <w:r w:rsidRPr="00D37B11">
        <w:rPr>
          <w:color w:val="202124"/>
          <w:highlight w:val="white"/>
        </w:rPr>
        <w:t xml:space="preserve"> NB, </w:t>
      </w:r>
      <w:proofErr w:type="spellStart"/>
      <w:r w:rsidRPr="00D37B11">
        <w:rPr>
          <w:color w:val="202124"/>
          <w:highlight w:val="white"/>
        </w:rPr>
        <w:t>Rechisky</w:t>
      </w:r>
      <w:proofErr w:type="spellEnd"/>
      <w:r w:rsidRPr="00D37B11">
        <w:rPr>
          <w:color w:val="202124"/>
          <w:highlight w:val="white"/>
        </w:rPr>
        <w:t xml:space="preserve"> EL, Gale MK, Jeffries KM, Porter AD, Casselman MT, Lotto AG, Patterson DA, Cooke SJ, Farrell AP, Welch DW, </w:t>
      </w:r>
      <w:proofErr w:type="spellStart"/>
      <w:r w:rsidRPr="00D37B11">
        <w:rPr>
          <w:color w:val="202124"/>
          <w:highlight w:val="white"/>
        </w:rPr>
        <w:t>Hinch</w:t>
      </w:r>
      <w:proofErr w:type="spellEnd"/>
      <w:r w:rsidRPr="00D37B11">
        <w:rPr>
          <w:color w:val="202124"/>
          <w:highlight w:val="white"/>
        </w:rPr>
        <w:t xml:space="preserve"> SG. 2016. Tracking wild </w:t>
      </w:r>
      <w:del w:id="679" w:author="Cheng, Matt" w:date="2021-08-22T12:13:00Z">
        <w:r w:rsidRPr="00D37B11" w:rsidDel="00A63F8E">
          <w:rPr>
            <w:color w:val="202124"/>
            <w:highlight w:val="white"/>
          </w:rPr>
          <w:delText>sockeye salmon</w:delText>
        </w:r>
      </w:del>
      <w:ins w:id="680" w:author="Cheng, Matt" w:date="2021-08-22T12:13:00Z">
        <w:r w:rsidR="00A63F8E" w:rsidRPr="00D37B11">
          <w:rPr>
            <w:color w:val="202124"/>
            <w:highlight w:val="white"/>
          </w:rPr>
          <w:t xml:space="preserve">Sockeye </w:t>
        </w:r>
        <w:r w:rsidR="00A63F8E" w:rsidRPr="00D37B11">
          <w:rPr>
            <w:color w:val="202124"/>
            <w:highlight w:val="white"/>
          </w:rPr>
          <w:lastRenderedPageBreak/>
          <w:t>Salmon</w:t>
        </w:r>
      </w:ins>
      <w:r w:rsidRPr="00D37B11">
        <w:rPr>
          <w:color w:val="202124"/>
          <w:highlight w:val="white"/>
        </w:rPr>
        <w:t xml:space="preserve"> smolts to the ocean reveals distinct regions of nocturnal movement and high mortality. </w:t>
      </w:r>
      <w:r w:rsidRPr="00D37B11">
        <w:rPr>
          <w:i/>
          <w:color w:val="202124"/>
          <w:highlight w:val="white"/>
        </w:rPr>
        <w:t>Ecological Applications</w:t>
      </w:r>
      <w:r w:rsidRPr="00D37B11">
        <w:rPr>
          <w:color w:val="202124"/>
          <w:highlight w:val="white"/>
        </w:rPr>
        <w:t xml:space="preserve"> 26: 959–978.</w:t>
      </w:r>
    </w:p>
    <w:p w14:paraId="7A159BB4" w14:textId="2388501B" w:rsidR="00CC09AB" w:rsidRPr="00D37B11" w:rsidRDefault="00CC09AB" w:rsidP="00E71425">
      <w:pPr>
        <w:spacing w:line="480" w:lineRule="auto"/>
        <w:rPr>
          <w:ins w:id="681" w:author="Author" w:date="2021-07-26T18:33:00Z"/>
        </w:rPr>
      </w:pPr>
      <w:ins w:id="682" w:author="Author" w:date="2021-07-26T18:33:00Z">
        <w:r w:rsidRPr="00D37B11">
          <w:t xml:space="preserve">Crossman JA, Martel G, Johnson PN, Bray K. 2011. The use of Dual-frequency </w:t>
        </w:r>
        <w:proofErr w:type="spellStart"/>
        <w:r w:rsidRPr="00D37B11">
          <w:t>IDentification</w:t>
        </w:r>
        <w:proofErr w:type="spellEnd"/>
        <w:r w:rsidRPr="00D37B11">
          <w:t xml:space="preserve"> </w:t>
        </w:r>
        <w:proofErr w:type="spellStart"/>
        <w:r w:rsidRPr="00D37B11">
          <w:t>SONar</w:t>
        </w:r>
        <w:proofErr w:type="spellEnd"/>
        <w:r w:rsidRPr="00D37B11">
          <w:t xml:space="preserve"> (DIDSON) to document white sturgeon activity in the Columbia River, Canada: Use of DIDSON for monitoring white sturgeon activity. </w:t>
        </w:r>
        <w:r w:rsidRPr="00D37B11">
          <w:rPr>
            <w:i/>
            <w:iCs/>
          </w:rPr>
          <w:t>Journal of Applied Ichthyology</w:t>
        </w:r>
        <w:r w:rsidRPr="00D37B11">
          <w:t xml:space="preserve"> 27: 53–57.</w:t>
        </w:r>
      </w:ins>
    </w:p>
    <w:p w14:paraId="3F75DFC5" w14:textId="77777777" w:rsidR="00CC09AB" w:rsidRPr="00D37B11" w:rsidRDefault="00CC09AB">
      <w:pPr>
        <w:spacing w:line="480" w:lineRule="auto"/>
        <w:rPr>
          <w:rPrChange w:id="683" w:author="Cheng, Matt" w:date="2021-08-24T22:59:00Z">
            <w:rPr>
              <w:color w:val="202124"/>
              <w:highlight w:val="white"/>
            </w:rPr>
          </w:rPrChange>
        </w:rPr>
        <w:pPrChange w:id="684" w:author="Author" w:date="2021-07-26T18:33:00Z">
          <w:pPr>
            <w:spacing w:after="220" w:line="324" w:lineRule="auto"/>
          </w:pPr>
        </w:pPrChange>
      </w:pPr>
    </w:p>
    <w:p w14:paraId="24986D0C" w14:textId="77777777" w:rsidR="00BD4A2E" w:rsidRPr="00D37B11" w:rsidRDefault="00BD4A2E" w:rsidP="00E71425">
      <w:pPr>
        <w:spacing w:after="220" w:line="480" w:lineRule="auto"/>
        <w:rPr>
          <w:color w:val="202124"/>
          <w:highlight w:val="white"/>
        </w:rPr>
      </w:pPr>
      <w:r w:rsidRPr="00D37B11">
        <w:rPr>
          <w:color w:val="202124"/>
          <w:highlight w:val="white"/>
        </w:rPr>
        <w:t xml:space="preserve">Davis JP, Schultz ET, </w:t>
      </w:r>
      <w:proofErr w:type="spellStart"/>
      <w:r w:rsidRPr="00D37B11">
        <w:rPr>
          <w:color w:val="202124"/>
          <w:highlight w:val="white"/>
        </w:rPr>
        <w:t>Vokoun</w:t>
      </w:r>
      <w:proofErr w:type="spellEnd"/>
      <w:r w:rsidRPr="00D37B11">
        <w:rPr>
          <w:color w:val="202124"/>
          <w:highlight w:val="white"/>
        </w:rPr>
        <w:t xml:space="preserve"> JC. 2012. Striped Bass Consumption of Blueback Herring during Vernal Riverine Migrations: Does Relaxing Harvest Restrictions on a Predator Help Conserve a Prey Species of Concern? </w:t>
      </w:r>
      <w:r w:rsidRPr="00D37B11">
        <w:rPr>
          <w:i/>
          <w:color w:val="202124"/>
          <w:highlight w:val="white"/>
        </w:rPr>
        <w:t>Marine and Coastal Fisheries</w:t>
      </w:r>
      <w:r w:rsidRPr="00D37B11">
        <w:rPr>
          <w:color w:val="202124"/>
          <w:highlight w:val="white"/>
        </w:rPr>
        <w:t xml:space="preserve"> 4: 239–251.</w:t>
      </w:r>
    </w:p>
    <w:p w14:paraId="069C2C2C" w14:textId="77777777" w:rsidR="00BD4A2E" w:rsidRPr="00D37B11" w:rsidRDefault="00BD4A2E" w:rsidP="00E71425">
      <w:pPr>
        <w:spacing w:line="480" w:lineRule="auto"/>
      </w:pPr>
      <w:r w:rsidRPr="00D37B11">
        <w:t xml:space="preserve">Duffy EJ, Beauchamp DA. 2008. Seasonal Patterns of Predation on Juvenile Pacific Salmon by Anadromous Cutthroat Trout in Puget Sound. </w:t>
      </w:r>
      <w:r w:rsidRPr="00D37B11">
        <w:rPr>
          <w:i/>
          <w:iCs/>
        </w:rPr>
        <w:t>Transactions of the American Fisheries Society</w:t>
      </w:r>
      <w:r w:rsidRPr="00D37B11">
        <w:t xml:space="preserve"> 137: 165–181.</w:t>
      </w:r>
    </w:p>
    <w:p w14:paraId="30573A0D" w14:textId="77777777" w:rsidR="00BD4A2E" w:rsidRPr="00D37B11" w:rsidRDefault="00BD4A2E" w:rsidP="00E71425">
      <w:pPr>
        <w:spacing w:line="480" w:lineRule="auto"/>
      </w:pPr>
    </w:p>
    <w:p w14:paraId="1D5AC2B1" w14:textId="77777777" w:rsidR="00BD4A2E" w:rsidRPr="00D37B11" w:rsidRDefault="00BD4A2E" w:rsidP="00E71425">
      <w:pPr>
        <w:spacing w:line="480" w:lineRule="auto"/>
      </w:pPr>
      <w:proofErr w:type="spellStart"/>
      <w:r w:rsidRPr="00D37B11">
        <w:t>Flávio</w:t>
      </w:r>
      <w:proofErr w:type="spellEnd"/>
      <w:r w:rsidRPr="00D37B11">
        <w:t xml:space="preserve"> H, Caballero P, Jepsen N, </w:t>
      </w:r>
      <w:proofErr w:type="spellStart"/>
      <w:r w:rsidRPr="00D37B11">
        <w:t>Aarestrup</w:t>
      </w:r>
      <w:proofErr w:type="spellEnd"/>
      <w:r w:rsidRPr="00D37B11">
        <w:t xml:space="preserve"> K. 2021. Atlantic salmon living on the edge: Smolt </w:t>
      </w:r>
      <w:proofErr w:type="spellStart"/>
      <w:r w:rsidRPr="00D37B11">
        <w:t>behaviour</w:t>
      </w:r>
      <w:proofErr w:type="spellEnd"/>
      <w:r w:rsidRPr="00D37B11">
        <w:t xml:space="preserve"> and survival during seaward migration in River Minho. </w:t>
      </w:r>
      <w:r w:rsidRPr="00D37B11">
        <w:rPr>
          <w:i/>
          <w:iCs/>
        </w:rPr>
        <w:t>Ecology of Freshwater Fish</w:t>
      </w:r>
      <w:r w:rsidRPr="00D37B11">
        <w:t xml:space="preserve"> 30: 61–72.</w:t>
      </w:r>
    </w:p>
    <w:p w14:paraId="3DEBBC18" w14:textId="77777777" w:rsidR="00BD4A2E" w:rsidRPr="00D37B11" w:rsidRDefault="00BD4A2E" w:rsidP="00E71425">
      <w:pPr>
        <w:spacing w:line="480" w:lineRule="auto"/>
      </w:pPr>
    </w:p>
    <w:p w14:paraId="179BBC9D" w14:textId="77777777" w:rsidR="00BD4A2E" w:rsidRPr="00D37B11" w:rsidRDefault="00BD4A2E" w:rsidP="00E71425">
      <w:pPr>
        <w:spacing w:after="220" w:line="480" w:lineRule="auto"/>
        <w:rPr>
          <w:color w:val="202124"/>
          <w:highlight w:val="white"/>
        </w:rPr>
      </w:pPr>
      <w:proofErr w:type="spellStart"/>
      <w:r w:rsidRPr="00D37B11">
        <w:rPr>
          <w:color w:val="202124"/>
          <w:highlight w:val="white"/>
        </w:rPr>
        <w:t>Furey</w:t>
      </w:r>
      <w:proofErr w:type="spellEnd"/>
      <w:r w:rsidRPr="00D37B11">
        <w:rPr>
          <w:color w:val="202124"/>
          <w:highlight w:val="white"/>
        </w:rPr>
        <w:t xml:space="preserve"> NB, Bass AL, Miller KM, Li S, Lotto AG, Healy SJ, </w:t>
      </w:r>
      <w:proofErr w:type="spellStart"/>
      <w:r w:rsidRPr="00D37B11">
        <w:rPr>
          <w:color w:val="202124"/>
          <w:highlight w:val="white"/>
        </w:rPr>
        <w:t>Drenner</w:t>
      </w:r>
      <w:proofErr w:type="spellEnd"/>
      <w:r w:rsidRPr="00D37B11">
        <w:rPr>
          <w:color w:val="202124"/>
          <w:highlight w:val="white"/>
        </w:rPr>
        <w:t xml:space="preserve"> SM, </w:t>
      </w:r>
      <w:proofErr w:type="spellStart"/>
      <w:r w:rsidRPr="00D37B11">
        <w:rPr>
          <w:color w:val="202124"/>
          <w:highlight w:val="white"/>
        </w:rPr>
        <w:t>Hinch</w:t>
      </w:r>
      <w:proofErr w:type="spellEnd"/>
      <w:r w:rsidRPr="00D37B11">
        <w:rPr>
          <w:color w:val="202124"/>
          <w:highlight w:val="white"/>
        </w:rPr>
        <w:t xml:space="preserve"> SG. 2021a. Infected juvenile salmon can experience increased predation during freshwater migration. </w:t>
      </w:r>
      <w:r w:rsidRPr="00D37B11">
        <w:rPr>
          <w:i/>
          <w:color w:val="202124"/>
          <w:highlight w:val="white"/>
        </w:rPr>
        <w:t>Royal Society Open Science</w:t>
      </w:r>
      <w:r w:rsidRPr="00D37B11">
        <w:rPr>
          <w:color w:val="202124"/>
          <w:highlight w:val="white"/>
        </w:rPr>
        <w:t xml:space="preserve"> 8: rsos.201522, 201522.</w:t>
      </w:r>
    </w:p>
    <w:p w14:paraId="4C9F88FC" w14:textId="160A845F" w:rsidR="00BD4A2E" w:rsidRPr="00D37B11" w:rsidRDefault="00BD4A2E" w:rsidP="00E71425">
      <w:pPr>
        <w:spacing w:after="220" w:line="480" w:lineRule="auto"/>
        <w:rPr>
          <w:color w:val="202124"/>
          <w:highlight w:val="white"/>
        </w:rPr>
      </w:pPr>
      <w:proofErr w:type="spellStart"/>
      <w:r w:rsidRPr="00D37B11">
        <w:rPr>
          <w:color w:val="202124"/>
          <w:highlight w:val="white"/>
        </w:rPr>
        <w:lastRenderedPageBreak/>
        <w:t>Furey</w:t>
      </w:r>
      <w:proofErr w:type="spellEnd"/>
      <w:r w:rsidRPr="00D37B11">
        <w:rPr>
          <w:color w:val="202124"/>
          <w:highlight w:val="white"/>
        </w:rPr>
        <w:t xml:space="preserve"> NB, </w:t>
      </w:r>
      <w:proofErr w:type="spellStart"/>
      <w:r w:rsidRPr="00D37B11">
        <w:rPr>
          <w:color w:val="202124"/>
          <w:highlight w:val="white"/>
        </w:rPr>
        <w:t>Hinch</w:t>
      </w:r>
      <w:proofErr w:type="spellEnd"/>
      <w:r w:rsidRPr="00D37B11">
        <w:rPr>
          <w:color w:val="202124"/>
          <w:highlight w:val="white"/>
        </w:rPr>
        <w:t xml:space="preserve"> SG. 2017. Bull Trout Movements Match the Life History of </w:t>
      </w:r>
      <w:del w:id="685" w:author="Cheng, Matt" w:date="2021-08-22T12:13:00Z">
        <w:r w:rsidRPr="00D37B11" w:rsidDel="00A63F8E">
          <w:rPr>
            <w:color w:val="202124"/>
            <w:highlight w:val="white"/>
          </w:rPr>
          <w:delText>Sockeye Salmon</w:delText>
        </w:r>
      </w:del>
      <w:ins w:id="686" w:author="Cheng, Matt" w:date="2021-08-22T12:13:00Z">
        <w:r w:rsidR="00A63F8E" w:rsidRPr="00D37B11">
          <w:rPr>
            <w:color w:val="202124"/>
            <w:highlight w:val="white"/>
          </w:rPr>
          <w:t>Sockeye Salmon</w:t>
        </w:r>
      </w:ins>
      <w:r w:rsidRPr="00D37B11">
        <w:rPr>
          <w:color w:val="202124"/>
          <w:highlight w:val="white"/>
        </w:rPr>
        <w:t xml:space="preserve">: Consumers Can Exploit Seasonally Distinct Resource Pulses. </w:t>
      </w:r>
      <w:r w:rsidRPr="00D37B11">
        <w:rPr>
          <w:i/>
          <w:color w:val="202124"/>
          <w:highlight w:val="white"/>
        </w:rPr>
        <w:t>Transactions of the American Fisheries Society</w:t>
      </w:r>
      <w:r w:rsidRPr="00D37B11">
        <w:rPr>
          <w:color w:val="202124"/>
          <w:highlight w:val="white"/>
        </w:rPr>
        <w:t xml:space="preserve"> 146: 450–461.</w:t>
      </w:r>
    </w:p>
    <w:p w14:paraId="1F56FCFF" w14:textId="77777777" w:rsidR="00BD4A2E" w:rsidRPr="00D37B11" w:rsidRDefault="00BD4A2E" w:rsidP="00E71425">
      <w:pPr>
        <w:spacing w:after="220" w:line="480" w:lineRule="auto"/>
        <w:rPr>
          <w:color w:val="202124"/>
          <w:highlight w:val="white"/>
        </w:rPr>
      </w:pPr>
      <w:proofErr w:type="spellStart"/>
      <w:r w:rsidRPr="00D37B11">
        <w:rPr>
          <w:color w:val="202124"/>
          <w:highlight w:val="white"/>
        </w:rPr>
        <w:t>Furey</w:t>
      </w:r>
      <w:proofErr w:type="spellEnd"/>
      <w:r w:rsidRPr="00D37B11">
        <w:rPr>
          <w:color w:val="202124"/>
          <w:highlight w:val="white"/>
        </w:rPr>
        <w:t xml:space="preserve"> NB, </w:t>
      </w:r>
      <w:proofErr w:type="spellStart"/>
      <w:r w:rsidRPr="00D37B11">
        <w:rPr>
          <w:color w:val="202124"/>
          <w:highlight w:val="white"/>
        </w:rPr>
        <w:t>Hinch</w:t>
      </w:r>
      <w:proofErr w:type="spellEnd"/>
      <w:r w:rsidRPr="00D37B11">
        <w:rPr>
          <w:color w:val="202124"/>
          <w:highlight w:val="white"/>
        </w:rPr>
        <w:t xml:space="preserve"> SG, Bass AL, Middleton CT, </w:t>
      </w:r>
      <w:proofErr w:type="spellStart"/>
      <w:r w:rsidRPr="00D37B11">
        <w:rPr>
          <w:color w:val="202124"/>
          <w:highlight w:val="white"/>
        </w:rPr>
        <w:t>Minke</w:t>
      </w:r>
      <w:proofErr w:type="spellEnd"/>
      <w:r w:rsidRPr="00D37B11">
        <w:rPr>
          <w:color w:val="202124"/>
          <w:highlight w:val="white"/>
        </w:rPr>
        <w:t xml:space="preserve">-Martin V, Lotto AG. 2016a. Predator swamping reduces predation risk during nocturnal migration of juvenile salmon in a high-mortality landscape (J Chapman, Ed.). </w:t>
      </w:r>
      <w:r w:rsidRPr="00D37B11">
        <w:rPr>
          <w:i/>
          <w:color w:val="202124"/>
          <w:highlight w:val="white"/>
        </w:rPr>
        <w:t>Journal of Animal Ecology</w:t>
      </w:r>
      <w:r w:rsidRPr="00D37B11">
        <w:rPr>
          <w:color w:val="202124"/>
          <w:highlight w:val="white"/>
        </w:rPr>
        <w:t xml:space="preserve"> 85: 948–959.</w:t>
      </w:r>
    </w:p>
    <w:p w14:paraId="6734871E" w14:textId="2C127A81" w:rsidR="00BD4A2E" w:rsidRPr="00D37B11" w:rsidDel="00304672" w:rsidRDefault="00BD4A2E" w:rsidP="00E71425">
      <w:pPr>
        <w:spacing w:after="220" w:line="480" w:lineRule="auto"/>
        <w:rPr>
          <w:del w:id="687" w:author="Cheng, Matt" w:date="2021-08-22T12:14:00Z"/>
          <w:color w:val="202124"/>
          <w:highlight w:val="white"/>
        </w:rPr>
      </w:pPr>
      <w:proofErr w:type="spellStart"/>
      <w:r w:rsidRPr="00D37B11">
        <w:rPr>
          <w:color w:val="202124"/>
          <w:highlight w:val="white"/>
        </w:rPr>
        <w:t>Furey</w:t>
      </w:r>
      <w:proofErr w:type="spellEnd"/>
      <w:r w:rsidRPr="00D37B11">
        <w:rPr>
          <w:color w:val="202124"/>
          <w:highlight w:val="white"/>
        </w:rPr>
        <w:t xml:space="preserve"> NB, </w:t>
      </w:r>
      <w:proofErr w:type="spellStart"/>
      <w:r w:rsidRPr="00D37B11">
        <w:rPr>
          <w:color w:val="202124"/>
          <w:highlight w:val="white"/>
        </w:rPr>
        <w:t>Hinch</w:t>
      </w:r>
      <w:proofErr w:type="spellEnd"/>
      <w:r w:rsidRPr="00D37B11">
        <w:rPr>
          <w:color w:val="202124"/>
          <w:highlight w:val="white"/>
        </w:rPr>
        <w:t xml:space="preserve"> SG, Lotto AG, Beauchamp DA. 2015. Extensive feeding on </w:t>
      </w:r>
      <w:del w:id="688" w:author="Cheng, Matt" w:date="2021-08-22T12:13:00Z">
        <w:r w:rsidRPr="00D37B11" w:rsidDel="00A63F8E">
          <w:rPr>
            <w:color w:val="202124"/>
            <w:highlight w:val="white"/>
          </w:rPr>
          <w:delText>sockeye salmon</w:delText>
        </w:r>
      </w:del>
      <w:ins w:id="689" w:author="Cheng, Matt" w:date="2021-08-22T12:13:00Z">
        <w:r w:rsidR="00A63F8E" w:rsidRPr="00D37B11">
          <w:rPr>
            <w:color w:val="202124"/>
            <w:highlight w:val="white"/>
          </w:rPr>
          <w:t>Sockeye Salmon</w:t>
        </w:r>
      </w:ins>
      <w:r w:rsidRPr="00D37B11">
        <w:rPr>
          <w:color w:val="202124"/>
          <w:highlight w:val="white"/>
        </w:rPr>
        <w:t xml:space="preserve"> </w:t>
      </w:r>
      <w:r w:rsidRPr="00D37B11">
        <w:rPr>
          <w:i/>
          <w:color w:val="202124"/>
          <w:highlight w:val="white"/>
        </w:rPr>
        <w:t xml:space="preserve">Oncorhynchus </w:t>
      </w:r>
      <w:proofErr w:type="spellStart"/>
      <w:r w:rsidRPr="00D37B11">
        <w:rPr>
          <w:i/>
          <w:color w:val="202124"/>
          <w:highlight w:val="white"/>
        </w:rPr>
        <w:t>nerka</w:t>
      </w:r>
      <w:proofErr w:type="spellEnd"/>
      <w:r w:rsidRPr="00D37B11">
        <w:rPr>
          <w:color w:val="202124"/>
          <w:highlight w:val="white"/>
        </w:rPr>
        <w:t xml:space="preserve"> smolts by bull trout </w:t>
      </w:r>
      <w:r w:rsidRPr="00D37B11">
        <w:rPr>
          <w:i/>
          <w:color w:val="202124"/>
          <w:highlight w:val="white"/>
        </w:rPr>
        <w:t xml:space="preserve">Salvelinus </w:t>
      </w:r>
      <w:proofErr w:type="spellStart"/>
      <w:r w:rsidRPr="00D37B11">
        <w:rPr>
          <w:i/>
          <w:color w:val="202124"/>
          <w:highlight w:val="white"/>
        </w:rPr>
        <w:t>confluentus</w:t>
      </w:r>
      <w:proofErr w:type="spellEnd"/>
      <w:r w:rsidRPr="00D37B11">
        <w:rPr>
          <w:color w:val="202124"/>
          <w:highlight w:val="white"/>
        </w:rPr>
        <w:t xml:space="preserve"> during initial outmigration into a small, unregulated and inland British Columbia river: binge feeding on smolts by s. </w:t>
      </w:r>
      <w:proofErr w:type="spellStart"/>
      <w:r w:rsidRPr="00D37B11">
        <w:rPr>
          <w:color w:val="202124"/>
          <w:highlight w:val="white"/>
        </w:rPr>
        <w:t>confluentus</w:t>
      </w:r>
      <w:proofErr w:type="spellEnd"/>
      <w:r w:rsidRPr="00D37B11">
        <w:rPr>
          <w:color w:val="202124"/>
          <w:highlight w:val="white"/>
        </w:rPr>
        <w:t xml:space="preserve">. </w:t>
      </w:r>
      <w:r w:rsidRPr="00D37B11">
        <w:rPr>
          <w:i/>
          <w:color w:val="202124"/>
          <w:highlight w:val="white"/>
        </w:rPr>
        <w:t>Journal of Fish Biology</w:t>
      </w:r>
      <w:r w:rsidRPr="00D37B11">
        <w:rPr>
          <w:color w:val="202124"/>
          <w:highlight w:val="white"/>
        </w:rPr>
        <w:t xml:space="preserve"> 86: 392–401.</w:t>
      </w:r>
    </w:p>
    <w:p w14:paraId="5BF2734A" w14:textId="77777777" w:rsidR="00304672" w:rsidRPr="00D37B11" w:rsidRDefault="00304672" w:rsidP="00E71425">
      <w:pPr>
        <w:spacing w:after="220" w:line="480" w:lineRule="auto"/>
        <w:rPr>
          <w:ins w:id="690" w:author="Cheng, Matt" w:date="2021-08-22T12:14:00Z"/>
          <w:color w:val="202124"/>
          <w:highlight w:val="white"/>
        </w:rPr>
      </w:pPr>
    </w:p>
    <w:p w14:paraId="65308AD9" w14:textId="77777777" w:rsidR="00BD4A2E" w:rsidRPr="00D37B11" w:rsidRDefault="00BD4A2E" w:rsidP="00E71425">
      <w:pPr>
        <w:spacing w:after="220" w:line="480" w:lineRule="auto"/>
        <w:rPr>
          <w:color w:val="202124"/>
          <w:highlight w:val="white"/>
        </w:rPr>
      </w:pPr>
      <w:proofErr w:type="spellStart"/>
      <w:r w:rsidRPr="00D37B11">
        <w:rPr>
          <w:color w:val="202124"/>
          <w:highlight w:val="white"/>
        </w:rPr>
        <w:t>Furey</w:t>
      </w:r>
      <w:proofErr w:type="spellEnd"/>
      <w:r w:rsidRPr="00D37B11">
        <w:rPr>
          <w:color w:val="202124"/>
          <w:highlight w:val="white"/>
        </w:rPr>
        <w:t xml:space="preserve"> NB, </w:t>
      </w:r>
      <w:proofErr w:type="spellStart"/>
      <w:r w:rsidRPr="00D37B11">
        <w:rPr>
          <w:color w:val="202124"/>
          <w:highlight w:val="white"/>
        </w:rPr>
        <w:t>Hinch</w:t>
      </w:r>
      <w:proofErr w:type="spellEnd"/>
      <w:r w:rsidRPr="00D37B11">
        <w:rPr>
          <w:color w:val="202124"/>
          <w:highlight w:val="white"/>
        </w:rPr>
        <w:t xml:space="preserve"> SG, Mesa MG, Beauchamp DA. 2016b. Piscivorous fish exhibit temperature-influenced binge feeding during an annual prey pulse (B </w:t>
      </w:r>
      <w:proofErr w:type="spellStart"/>
      <w:r w:rsidRPr="00D37B11">
        <w:rPr>
          <w:color w:val="202124"/>
          <w:highlight w:val="white"/>
        </w:rPr>
        <w:t>Griffen</w:t>
      </w:r>
      <w:proofErr w:type="spellEnd"/>
      <w:r w:rsidRPr="00D37B11">
        <w:rPr>
          <w:color w:val="202124"/>
          <w:highlight w:val="white"/>
        </w:rPr>
        <w:t xml:space="preserve">, Ed.). </w:t>
      </w:r>
      <w:r w:rsidRPr="00D37B11">
        <w:rPr>
          <w:i/>
          <w:color w:val="202124"/>
          <w:highlight w:val="white"/>
        </w:rPr>
        <w:t>Journal of Animal Ecology</w:t>
      </w:r>
      <w:r w:rsidRPr="00D37B11">
        <w:rPr>
          <w:color w:val="202124"/>
          <w:highlight w:val="white"/>
        </w:rPr>
        <w:t xml:space="preserve"> 85: 1307–1317.</w:t>
      </w:r>
    </w:p>
    <w:p w14:paraId="124B97D4" w14:textId="77777777" w:rsidR="00BD4A2E" w:rsidRPr="00D37B11" w:rsidRDefault="00BD4A2E" w:rsidP="00E71425">
      <w:pPr>
        <w:spacing w:after="220" w:line="480" w:lineRule="auto"/>
        <w:rPr>
          <w:color w:val="202124"/>
          <w:highlight w:val="white"/>
        </w:rPr>
      </w:pPr>
      <w:proofErr w:type="spellStart"/>
      <w:r w:rsidRPr="00D37B11">
        <w:rPr>
          <w:color w:val="202124"/>
          <w:highlight w:val="white"/>
        </w:rPr>
        <w:t>Furey</w:t>
      </w:r>
      <w:proofErr w:type="spellEnd"/>
      <w:r w:rsidRPr="00D37B11">
        <w:rPr>
          <w:color w:val="202124"/>
          <w:highlight w:val="white"/>
        </w:rPr>
        <w:t xml:space="preserve"> NB, Martins EG, </w:t>
      </w:r>
      <w:proofErr w:type="spellStart"/>
      <w:r w:rsidRPr="00D37B11">
        <w:rPr>
          <w:color w:val="202124"/>
          <w:highlight w:val="white"/>
        </w:rPr>
        <w:t>Hinch</w:t>
      </w:r>
      <w:proofErr w:type="spellEnd"/>
      <w:r w:rsidRPr="00D37B11">
        <w:rPr>
          <w:color w:val="202124"/>
          <w:highlight w:val="white"/>
        </w:rPr>
        <w:t xml:space="preserve"> SG. 2021b. Migratory salmon smolts exhibit consistent interannual depensatory predator swamping: Effects on telemetry‐based survival estimates. </w:t>
      </w:r>
      <w:r w:rsidRPr="00D37B11">
        <w:rPr>
          <w:i/>
          <w:color w:val="202124"/>
          <w:highlight w:val="white"/>
        </w:rPr>
        <w:t>Ecology of Freshwater Fish</w:t>
      </w:r>
      <w:r w:rsidRPr="00D37B11">
        <w:rPr>
          <w:color w:val="202124"/>
          <w:highlight w:val="white"/>
        </w:rPr>
        <w:t xml:space="preserve"> 30: 18–30.</w:t>
      </w:r>
    </w:p>
    <w:p w14:paraId="790C5031" w14:textId="77777777" w:rsidR="00BD4A2E" w:rsidRPr="00D37B11" w:rsidRDefault="00BD4A2E" w:rsidP="00E71425">
      <w:pPr>
        <w:spacing w:after="220" w:line="480" w:lineRule="auto"/>
        <w:rPr>
          <w:color w:val="202124"/>
          <w:highlight w:val="white"/>
        </w:rPr>
      </w:pPr>
      <w:r w:rsidRPr="00D37B11">
        <w:rPr>
          <w:color w:val="202124"/>
          <w:highlight w:val="white"/>
        </w:rPr>
        <w:t xml:space="preserve">Ibbotson AT, Beaumont WRC, </w:t>
      </w:r>
      <w:proofErr w:type="spellStart"/>
      <w:r w:rsidRPr="00D37B11">
        <w:rPr>
          <w:color w:val="202124"/>
          <w:highlight w:val="white"/>
        </w:rPr>
        <w:t>Pinder</w:t>
      </w:r>
      <w:proofErr w:type="spellEnd"/>
      <w:r w:rsidRPr="00D37B11">
        <w:rPr>
          <w:color w:val="202124"/>
          <w:highlight w:val="white"/>
        </w:rPr>
        <w:t xml:space="preserve"> AC. 2011. A size-dependent migration strategy in Atlantic salmon smolts: Small smolts </w:t>
      </w:r>
      <w:proofErr w:type="spellStart"/>
      <w:r w:rsidRPr="00D37B11">
        <w:rPr>
          <w:color w:val="202124"/>
          <w:highlight w:val="white"/>
        </w:rPr>
        <w:t>favour</w:t>
      </w:r>
      <w:proofErr w:type="spellEnd"/>
      <w:r w:rsidRPr="00D37B11">
        <w:rPr>
          <w:color w:val="202124"/>
          <w:highlight w:val="white"/>
        </w:rPr>
        <w:t xml:space="preserve"> nocturnal migration. </w:t>
      </w:r>
      <w:r w:rsidRPr="00D37B11">
        <w:rPr>
          <w:i/>
          <w:color w:val="202124"/>
          <w:highlight w:val="white"/>
        </w:rPr>
        <w:t>Environmental Biology of Fishes</w:t>
      </w:r>
      <w:r w:rsidRPr="00D37B11">
        <w:rPr>
          <w:color w:val="202124"/>
          <w:highlight w:val="white"/>
        </w:rPr>
        <w:t xml:space="preserve"> 92: 151–157.</w:t>
      </w:r>
    </w:p>
    <w:p w14:paraId="686D6022" w14:textId="77777777" w:rsidR="00BD4A2E" w:rsidRPr="00D37B11" w:rsidRDefault="00BD4A2E" w:rsidP="00E71425">
      <w:pPr>
        <w:spacing w:after="220" w:line="480" w:lineRule="auto"/>
        <w:rPr>
          <w:color w:val="202124"/>
          <w:highlight w:val="white"/>
        </w:rPr>
      </w:pPr>
      <w:r w:rsidRPr="00D37B11">
        <w:rPr>
          <w:color w:val="202124"/>
          <w:highlight w:val="white"/>
        </w:rPr>
        <w:lastRenderedPageBreak/>
        <w:t xml:space="preserve">Ibbotson AT, Beaumont WRC, </w:t>
      </w:r>
      <w:proofErr w:type="spellStart"/>
      <w:r w:rsidRPr="00D37B11">
        <w:rPr>
          <w:color w:val="202124"/>
          <w:highlight w:val="white"/>
        </w:rPr>
        <w:t>Pinder</w:t>
      </w:r>
      <w:proofErr w:type="spellEnd"/>
      <w:r w:rsidRPr="00D37B11">
        <w:rPr>
          <w:color w:val="202124"/>
          <w:highlight w:val="white"/>
        </w:rPr>
        <w:t xml:space="preserve"> A, Welton S, Ladle M. 2006. Diel migration patterns of Atlantic salmon smolts with particular reference to the absence of crepuscular migration. </w:t>
      </w:r>
      <w:r w:rsidRPr="00D37B11">
        <w:rPr>
          <w:i/>
          <w:color w:val="202124"/>
          <w:highlight w:val="white"/>
        </w:rPr>
        <w:t>Ecology of Freshwater Fish</w:t>
      </w:r>
      <w:r w:rsidRPr="00D37B11">
        <w:rPr>
          <w:color w:val="202124"/>
          <w:highlight w:val="white"/>
        </w:rPr>
        <w:t xml:space="preserve"> 15: 544–551.</w:t>
      </w:r>
    </w:p>
    <w:p w14:paraId="470DEDC4" w14:textId="00C6A29D" w:rsidR="00BD4A2E" w:rsidRPr="00D37B11" w:rsidDel="00177926" w:rsidRDefault="00BD4A2E" w:rsidP="00E71425">
      <w:pPr>
        <w:spacing w:after="220" w:line="480" w:lineRule="auto"/>
        <w:rPr>
          <w:ins w:id="691" w:author="Author" w:date="2021-07-26T19:33:00Z"/>
          <w:del w:id="692" w:author="Cheng, Matt" w:date="2021-08-22T13:03:00Z"/>
          <w:color w:val="202124"/>
          <w:highlight w:val="white"/>
        </w:rPr>
      </w:pPr>
      <w:r w:rsidRPr="00D37B11">
        <w:rPr>
          <w:color w:val="202124"/>
          <w:highlight w:val="white"/>
        </w:rPr>
        <w:t xml:space="preserve">Irvine JR, Akenhead SA. 2013. Understanding Smolt Survival Trends in </w:t>
      </w:r>
      <w:del w:id="693" w:author="Cheng, Matt" w:date="2021-08-22T12:13:00Z">
        <w:r w:rsidRPr="00D37B11" w:rsidDel="00A63F8E">
          <w:rPr>
            <w:color w:val="202124"/>
            <w:highlight w:val="white"/>
          </w:rPr>
          <w:delText>Sockeye Salmon</w:delText>
        </w:r>
      </w:del>
      <w:ins w:id="694" w:author="Cheng, Matt" w:date="2021-08-22T12:13:00Z">
        <w:r w:rsidR="00A63F8E" w:rsidRPr="00D37B11">
          <w:rPr>
            <w:color w:val="202124"/>
            <w:highlight w:val="white"/>
          </w:rPr>
          <w:t>Sockeye Salmon</w:t>
        </w:r>
      </w:ins>
      <w:r w:rsidRPr="00D37B11">
        <w:rPr>
          <w:color w:val="202124"/>
          <w:highlight w:val="white"/>
        </w:rPr>
        <w:t xml:space="preserve">. </w:t>
      </w:r>
      <w:r w:rsidRPr="00D37B11">
        <w:rPr>
          <w:i/>
          <w:color w:val="202124"/>
          <w:highlight w:val="white"/>
        </w:rPr>
        <w:t>Marine and Coastal Fisheries</w:t>
      </w:r>
      <w:r w:rsidRPr="00D37B11">
        <w:rPr>
          <w:color w:val="202124"/>
          <w:highlight w:val="white"/>
        </w:rPr>
        <w:t xml:space="preserve"> 5: 303–328.</w:t>
      </w:r>
    </w:p>
    <w:p w14:paraId="66583D78" w14:textId="583BC759" w:rsidR="00B63F5A" w:rsidRPr="00D37B11" w:rsidDel="00304672" w:rsidRDefault="00D23048" w:rsidP="00080D1A">
      <w:pPr>
        <w:rPr>
          <w:del w:id="695" w:author="Cheng, Matt" w:date="2021-08-22T11:01:00Z"/>
        </w:rPr>
      </w:pPr>
      <w:ins w:id="696" w:author="Author" w:date="2021-07-26T19:33:00Z">
        <w:del w:id="697" w:author="Cheng, Matt" w:date="2021-08-22T13:03:00Z">
          <w:r w:rsidRPr="00D37B11" w:rsidDel="00177926">
            <w:delText xml:space="preserve">Jonsson N, Jonsson B, Hansen LP. 1998. The relative role of density‐dependent and density‐independent survival in the life cycle of Atlantic salmon </w:delText>
          </w:r>
          <w:r w:rsidRPr="00D37B11" w:rsidDel="00177926">
            <w:rPr>
              <w:i/>
              <w:iCs/>
            </w:rPr>
            <w:delText>Salmo salar</w:delText>
          </w:r>
          <w:r w:rsidRPr="00D37B11" w:rsidDel="00177926">
            <w:delText xml:space="preserve">. </w:delText>
          </w:r>
          <w:r w:rsidRPr="00D37B11" w:rsidDel="00177926">
            <w:rPr>
              <w:i/>
              <w:iCs/>
            </w:rPr>
            <w:delText>Journal of Animal Ecology</w:delText>
          </w:r>
          <w:r w:rsidRPr="00D37B11" w:rsidDel="00177926">
            <w:delText xml:space="preserve"> 67: 751–762.</w:delText>
          </w:r>
        </w:del>
      </w:ins>
    </w:p>
    <w:p w14:paraId="36C262F1" w14:textId="77777777" w:rsidR="00304672" w:rsidRPr="00D37B11" w:rsidRDefault="00304672">
      <w:pPr>
        <w:spacing w:after="220" w:line="480" w:lineRule="auto"/>
        <w:rPr>
          <w:ins w:id="698" w:author="Cheng, Matt" w:date="2021-08-22T12:14:00Z"/>
        </w:rPr>
        <w:pPrChange w:id="699" w:author="Cheng, Matt" w:date="2021-08-22T13:03:00Z">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pPr>
        </w:pPrChange>
      </w:pPr>
    </w:p>
    <w:p w14:paraId="0990B0F4" w14:textId="36549166" w:rsidR="00080D1A" w:rsidRPr="00D37B11" w:rsidRDefault="00080D1A" w:rsidP="00080D1A">
      <w:pPr>
        <w:rPr>
          <w:ins w:id="700" w:author="Cheng, Matt" w:date="2021-08-22T11:01:00Z"/>
        </w:rPr>
      </w:pPr>
    </w:p>
    <w:p w14:paraId="75678B14" w14:textId="73F60BDD" w:rsidR="00B63F5A" w:rsidRPr="00D37B11" w:rsidDel="00162157" w:rsidRDefault="00080D1A" w:rsidP="00E71425">
      <w:pPr>
        <w:spacing w:after="220" w:line="480" w:lineRule="auto"/>
        <w:rPr>
          <w:del w:id="701" w:author="Cheng, Matt" w:date="2021-08-22T11:03:00Z"/>
        </w:rPr>
      </w:pPr>
      <w:proofErr w:type="spellStart"/>
      <w:ins w:id="702" w:author="Cheng, Matt" w:date="2021-08-22T11:01:00Z">
        <w:r w:rsidRPr="00D37B11">
          <w:t>Kanigan</w:t>
        </w:r>
        <w:proofErr w:type="spellEnd"/>
        <w:r w:rsidRPr="00D37B11">
          <w:t>, A</w:t>
        </w:r>
      </w:ins>
      <w:ins w:id="703" w:author="Cheng, Matt" w:date="2021-08-22T11:02:00Z">
        <w:r w:rsidRPr="00D37B11">
          <w:t xml:space="preserve">M. 2019 The movements and </w:t>
        </w:r>
        <w:proofErr w:type="spellStart"/>
        <w:r w:rsidRPr="00D37B11">
          <w:t>dsitributrion</w:t>
        </w:r>
        <w:proofErr w:type="spellEnd"/>
        <w:r w:rsidRPr="00D37B11">
          <w:t xml:space="preserve"> of bull trout (</w:t>
        </w:r>
        <w:r w:rsidRPr="00D37B11">
          <w:rPr>
            <w:i/>
            <w:iCs/>
          </w:rPr>
          <w:t xml:space="preserve">Salvelinus </w:t>
        </w:r>
        <w:proofErr w:type="spellStart"/>
        <w:r w:rsidRPr="00D37B11">
          <w:rPr>
            <w:i/>
            <w:iCs/>
          </w:rPr>
          <w:t>confluentus</w:t>
        </w:r>
        <w:proofErr w:type="spellEnd"/>
        <w:r w:rsidRPr="00D37B11">
          <w:t xml:space="preserve">) in response to </w:t>
        </w:r>
      </w:ins>
      <w:ins w:id="704" w:author="Cheng, Matt" w:date="2021-08-22T12:13:00Z">
        <w:r w:rsidR="00A63F8E" w:rsidRPr="00D37B11">
          <w:t>Sockeye Salmon</w:t>
        </w:r>
      </w:ins>
      <w:ins w:id="705" w:author="Cheng, Matt" w:date="2021-08-22T11:02:00Z">
        <w:r w:rsidRPr="00D37B11">
          <w:t xml:space="preserve"> (</w:t>
        </w:r>
        <w:r w:rsidRPr="00D37B11">
          <w:rPr>
            <w:i/>
            <w:iCs/>
          </w:rPr>
          <w:t xml:space="preserve">Oncorhynchus </w:t>
        </w:r>
        <w:proofErr w:type="spellStart"/>
        <w:r w:rsidRPr="00D37B11">
          <w:rPr>
            <w:i/>
            <w:iCs/>
          </w:rPr>
          <w:t>nerka</w:t>
        </w:r>
        <w:proofErr w:type="spellEnd"/>
        <w:r w:rsidRPr="00D37B11">
          <w:t xml:space="preserve">) migrations in the </w:t>
        </w:r>
        <w:proofErr w:type="spellStart"/>
        <w:r w:rsidRPr="00D37B11">
          <w:t>Chilko</w:t>
        </w:r>
        <w:proofErr w:type="spellEnd"/>
        <w:r w:rsidRPr="00D37B11">
          <w:t xml:space="preserve"> Lake system, British </w:t>
        </w:r>
      </w:ins>
      <w:ins w:id="706" w:author="Cheng, Matt" w:date="2021-08-22T11:03:00Z">
        <w:r w:rsidRPr="00D37B11">
          <w:t>Columbia</w:t>
        </w:r>
      </w:ins>
      <w:ins w:id="707" w:author="Cheng, Matt" w:date="2021-08-22T11:02:00Z">
        <w:r w:rsidRPr="00D37B11">
          <w:t>.</w:t>
        </w:r>
      </w:ins>
      <w:ins w:id="708" w:author="Cheng, Matt" w:date="2021-08-22T11:03:00Z">
        <w:r w:rsidRPr="00D37B11">
          <w:t xml:space="preserve"> University of British Columbia, </w:t>
        </w:r>
        <w:r w:rsidRPr="00D37B11">
          <w:rPr>
            <w:i/>
            <w:iCs/>
          </w:rPr>
          <w:t>Master’s Thesis.</w:t>
        </w:r>
      </w:ins>
      <w:ins w:id="709" w:author="Cheng, Matt" w:date="2021-08-22T11:02:00Z">
        <w:r w:rsidRPr="00D37B11">
          <w:t xml:space="preserve"> </w:t>
        </w:r>
      </w:ins>
    </w:p>
    <w:p w14:paraId="7F5073C5" w14:textId="77777777" w:rsidR="00304672" w:rsidRPr="00D37B11" w:rsidRDefault="00304672" w:rsidP="00E71425">
      <w:pPr>
        <w:spacing w:after="220" w:line="480" w:lineRule="auto"/>
        <w:rPr>
          <w:ins w:id="710" w:author="Cheng, Matt" w:date="2021-08-22T12:14:00Z"/>
        </w:rPr>
      </w:pPr>
    </w:p>
    <w:p w14:paraId="7C6743E1" w14:textId="7F3DC235" w:rsidR="00BD4A2E" w:rsidRPr="00D37B11" w:rsidRDefault="00BD4A2E" w:rsidP="00E71425">
      <w:pPr>
        <w:spacing w:after="220" w:line="480" w:lineRule="auto"/>
        <w:rPr>
          <w:ins w:id="711" w:author="Cheng, Matt" w:date="2021-08-22T12:14:00Z"/>
          <w:color w:val="202124"/>
          <w:highlight w:val="white"/>
        </w:rPr>
      </w:pPr>
      <w:r w:rsidRPr="00D37B11">
        <w:rPr>
          <w:color w:val="202124"/>
          <w:highlight w:val="white"/>
        </w:rPr>
        <w:t xml:space="preserve">Keefer ML, </w:t>
      </w:r>
      <w:proofErr w:type="spellStart"/>
      <w:r w:rsidRPr="00D37B11">
        <w:rPr>
          <w:color w:val="202124"/>
          <w:highlight w:val="white"/>
        </w:rPr>
        <w:t>Stansell</w:t>
      </w:r>
      <w:proofErr w:type="spellEnd"/>
      <w:r w:rsidRPr="00D37B11">
        <w:rPr>
          <w:color w:val="202124"/>
          <w:highlight w:val="white"/>
        </w:rPr>
        <w:t xml:space="preserve"> RJ, </w:t>
      </w:r>
      <w:proofErr w:type="spellStart"/>
      <w:r w:rsidRPr="00D37B11">
        <w:rPr>
          <w:color w:val="202124"/>
          <w:highlight w:val="white"/>
        </w:rPr>
        <w:t>Tackley</w:t>
      </w:r>
      <w:proofErr w:type="spellEnd"/>
      <w:r w:rsidRPr="00D37B11">
        <w:rPr>
          <w:color w:val="202124"/>
          <w:highlight w:val="white"/>
        </w:rPr>
        <w:t xml:space="preserve"> SC, Nagy WT, Gibbons KM, Peery CA, Caudill CC. 2012. Use of </w:t>
      </w:r>
      <w:proofErr w:type="spellStart"/>
      <w:r w:rsidRPr="00D37B11">
        <w:rPr>
          <w:color w:val="202124"/>
          <w:highlight w:val="white"/>
        </w:rPr>
        <w:t>Radiotelemetry</w:t>
      </w:r>
      <w:proofErr w:type="spellEnd"/>
      <w:r w:rsidRPr="00D37B11">
        <w:rPr>
          <w:color w:val="202124"/>
          <w:highlight w:val="white"/>
        </w:rPr>
        <w:t xml:space="preserve"> and Direct Observations to Evaluate Sea Lion Predation on Adult Pacific Salmonids at Bonneville Dam. </w:t>
      </w:r>
      <w:r w:rsidRPr="00D37B11">
        <w:rPr>
          <w:i/>
          <w:color w:val="202124"/>
          <w:highlight w:val="white"/>
        </w:rPr>
        <w:t>Transactions of the American Fisheries Society</w:t>
      </w:r>
      <w:r w:rsidRPr="00D37B11">
        <w:rPr>
          <w:color w:val="202124"/>
          <w:highlight w:val="white"/>
        </w:rPr>
        <w:t xml:space="preserve"> 141: 1236–1251.</w:t>
      </w:r>
    </w:p>
    <w:p w14:paraId="5C07A359" w14:textId="77777777" w:rsidR="00304672" w:rsidRPr="00D37B11" w:rsidDel="00304672" w:rsidRDefault="00304672" w:rsidP="00E71425">
      <w:pPr>
        <w:spacing w:after="220" w:line="480" w:lineRule="auto"/>
        <w:rPr>
          <w:ins w:id="712" w:author="Author" w:date="2021-07-25T10:02:00Z"/>
          <w:del w:id="713" w:author="Cheng, Matt" w:date="2021-08-22T12:14:00Z"/>
          <w:color w:val="202124"/>
          <w:highlight w:val="white"/>
        </w:rPr>
      </w:pPr>
    </w:p>
    <w:p w14:paraId="28445424" w14:textId="4C764AF8" w:rsidR="00B63F5A" w:rsidRPr="00D37B11" w:rsidDel="00304672" w:rsidRDefault="00BD4A2E" w:rsidP="00E71425">
      <w:pPr>
        <w:spacing w:line="480" w:lineRule="auto"/>
        <w:rPr>
          <w:del w:id="714" w:author="Cheng, Matt" w:date="2021-08-22T12:15:00Z"/>
        </w:rPr>
      </w:pPr>
      <w:proofErr w:type="spellStart"/>
      <w:ins w:id="715" w:author="Author" w:date="2021-07-25T10:02:00Z">
        <w:r w:rsidRPr="00D37B11">
          <w:t>Martignac</w:t>
        </w:r>
        <w:proofErr w:type="spellEnd"/>
        <w:r w:rsidRPr="00D37B11">
          <w:t xml:space="preserve"> F, </w:t>
        </w:r>
        <w:proofErr w:type="spellStart"/>
        <w:r w:rsidRPr="00D37B11">
          <w:t>Daroux</w:t>
        </w:r>
        <w:proofErr w:type="spellEnd"/>
        <w:r w:rsidRPr="00D37B11">
          <w:t xml:space="preserve"> A, </w:t>
        </w:r>
        <w:proofErr w:type="spellStart"/>
        <w:r w:rsidRPr="00D37B11">
          <w:t>Bagliniere</w:t>
        </w:r>
        <w:proofErr w:type="spellEnd"/>
        <w:r w:rsidRPr="00D37B11">
          <w:t xml:space="preserve"> JL, </w:t>
        </w:r>
        <w:proofErr w:type="spellStart"/>
        <w:r w:rsidRPr="00D37B11">
          <w:t>Ombredane</w:t>
        </w:r>
        <w:proofErr w:type="spellEnd"/>
        <w:r w:rsidRPr="00D37B11">
          <w:t xml:space="preserve"> D, </w:t>
        </w:r>
        <w:proofErr w:type="spellStart"/>
        <w:r w:rsidRPr="00D37B11">
          <w:t>Guillard</w:t>
        </w:r>
        <w:proofErr w:type="spellEnd"/>
        <w:r w:rsidRPr="00D37B11">
          <w:t xml:space="preserve"> J. 2015. The use of acoustic cameras in shallow waters: new hydroacoustic tools for monitoring migratory fish population. A review of DIDSON technology. </w:t>
        </w:r>
        <w:r w:rsidRPr="00D37B11">
          <w:rPr>
            <w:i/>
            <w:iCs/>
          </w:rPr>
          <w:t>Fish and Fisheries</w:t>
        </w:r>
        <w:r w:rsidRPr="00D37B11">
          <w:t xml:space="preserve"> 16: 486–510.</w:t>
        </w:r>
      </w:ins>
    </w:p>
    <w:p w14:paraId="0C50F7BA" w14:textId="58BC636A" w:rsidR="00B63F5A" w:rsidRPr="00D37B11" w:rsidDel="00304672" w:rsidRDefault="00B63F5A" w:rsidP="00E71425">
      <w:pPr>
        <w:spacing w:line="480" w:lineRule="auto"/>
        <w:rPr>
          <w:del w:id="716" w:author="Cheng, Matt" w:date="2021-08-22T12:14:00Z"/>
        </w:rPr>
      </w:pPr>
    </w:p>
    <w:p w14:paraId="4E3EC9AD" w14:textId="59CBC877" w:rsidR="00304672" w:rsidRPr="00D37B11" w:rsidRDefault="00304672" w:rsidP="00E71425">
      <w:pPr>
        <w:spacing w:line="480" w:lineRule="auto"/>
        <w:rPr>
          <w:ins w:id="717" w:author="Cheng, Matt" w:date="2021-08-22T12:15:00Z"/>
        </w:rPr>
      </w:pPr>
    </w:p>
    <w:p w14:paraId="79D6562B" w14:textId="77777777" w:rsidR="00304672" w:rsidRPr="00D37B11" w:rsidRDefault="00304672" w:rsidP="00E71425">
      <w:pPr>
        <w:spacing w:line="480" w:lineRule="auto"/>
        <w:rPr>
          <w:ins w:id="718" w:author="Cheng, Matt" w:date="2021-08-22T12:15:00Z"/>
        </w:rPr>
      </w:pPr>
    </w:p>
    <w:p w14:paraId="7346E772" w14:textId="4C330344" w:rsidR="00FF36EA" w:rsidRPr="00D37B11" w:rsidRDefault="00BD4A2E" w:rsidP="00E71425">
      <w:pPr>
        <w:spacing w:line="480" w:lineRule="auto"/>
        <w:rPr>
          <w:ins w:id="719" w:author="Cheng, Matt" w:date="2021-08-22T12:15:00Z"/>
        </w:rPr>
      </w:pPr>
      <w:ins w:id="720" w:author="Author" w:date="2021-07-25T09:57:00Z">
        <w:r w:rsidRPr="00D37B11">
          <w:t xml:space="preserve">Maxwell SL, Gove NE. 2007. Assessing a dual-frequency identification sonars’ fish-counting accuracy, precision, and turbid river range capability. </w:t>
        </w:r>
        <w:r w:rsidRPr="00D37B11">
          <w:rPr>
            <w:i/>
            <w:iCs/>
          </w:rPr>
          <w:t>The Journal of the Acoustical Society of America</w:t>
        </w:r>
        <w:r w:rsidRPr="00D37B11">
          <w:t xml:space="preserve"> 122: 3364–3377</w:t>
        </w:r>
        <w:del w:id="721" w:author="Cheng, Matt" w:date="2021-08-22T12:15:00Z">
          <w:r w:rsidRPr="00D37B11" w:rsidDel="00304672">
            <w:delText>.</w:delText>
          </w:r>
        </w:del>
      </w:ins>
    </w:p>
    <w:p w14:paraId="1FAAFC43" w14:textId="77777777" w:rsidR="00304672" w:rsidRPr="00D37B11" w:rsidRDefault="00304672" w:rsidP="00E71425">
      <w:pPr>
        <w:spacing w:line="480" w:lineRule="auto"/>
      </w:pPr>
    </w:p>
    <w:p w14:paraId="17547A83" w14:textId="77777777" w:rsidR="00B63F5A" w:rsidRPr="00D37B11" w:rsidDel="00304672" w:rsidRDefault="00B63F5A" w:rsidP="00B63F5A">
      <w:pPr>
        <w:spacing w:line="480" w:lineRule="auto"/>
        <w:rPr>
          <w:ins w:id="722" w:author="Author" w:date="2021-07-26T19:25:00Z"/>
          <w:del w:id="723" w:author="Cheng, Matt" w:date="2021-08-22T12:14:00Z"/>
        </w:rPr>
      </w:pPr>
    </w:p>
    <w:p w14:paraId="2F26DBB1" w14:textId="4D77F29F" w:rsidR="003A205E" w:rsidRPr="00D37B11" w:rsidRDefault="003A205E">
      <w:pPr>
        <w:spacing w:line="480" w:lineRule="auto"/>
        <w:rPr>
          <w:ins w:id="724" w:author="Cheng, Matt" w:date="2021-08-22T12:15:00Z"/>
        </w:rPr>
      </w:pPr>
      <w:ins w:id="725" w:author="Author" w:date="2021-07-26T19:25:00Z">
        <w:r w:rsidRPr="00D37B11">
          <w:t xml:space="preserve">Milner NJ, Elliott JM, Armstrong JD, Gardiner R, Welton JS, Ladle M. 2003. The natural control of salmon and trout populations in streams. </w:t>
        </w:r>
        <w:r w:rsidRPr="00D37B11">
          <w:rPr>
            <w:i/>
            <w:iCs/>
          </w:rPr>
          <w:t>Fisheries Research</w:t>
        </w:r>
        <w:r w:rsidRPr="00D37B11">
          <w:t xml:space="preserve"> 62: 111–125.</w:t>
        </w:r>
      </w:ins>
    </w:p>
    <w:p w14:paraId="0DA39CA0" w14:textId="77777777" w:rsidR="00304672" w:rsidRPr="00D37B11" w:rsidRDefault="00304672">
      <w:pPr>
        <w:spacing w:line="480" w:lineRule="auto"/>
        <w:rPr>
          <w:ins w:id="726" w:author="Author" w:date="2021-07-25T09:52:00Z"/>
          <w:rPrChange w:id="727" w:author="Cheng, Matt" w:date="2021-08-24T22:59:00Z">
            <w:rPr>
              <w:ins w:id="728" w:author="Author" w:date="2021-07-25T09:52:00Z"/>
              <w:rFonts w:ascii="Arial" w:hAnsi="Arial" w:cs="Arial"/>
              <w:color w:val="202124"/>
              <w:highlight w:val="white"/>
            </w:rPr>
          </w:rPrChange>
        </w:rPr>
        <w:pPrChange w:id="729" w:author="Author" w:date="2021-07-25T09:57:00Z">
          <w:pPr>
            <w:spacing w:after="220" w:line="324" w:lineRule="auto"/>
          </w:pPr>
        </w:pPrChange>
      </w:pPr>
    </w:p>
    <w:p w14:paraId="1B181FD5" w14:textId="77777777" w:rsidR="00BD4A2E" w:rsidRPr="00D37B11" w:rsidDel="00304672" w:rsidRDefault="00BD4A2E" w:rsidP="00E71425">
      <w:pPr>
        <w:spacing w:line="480" w:lineRule="auto"/>
        <w:rPr>
          <w:ins w:id="730" w:author="Author" w:date="2021-07-25T09:56:00Z"/>
          <w:del w:id="731" w:author="Cheng, Matt" w:date="2021-08-22T12:14:00Z"/>
        </w:rPr>
      </w:pPr>
    </w:p>
    <w:p w14:paraId="0789E814" w14:textId="77777777" w:rsidR="00BD4A2E" w:rsidRPr="00D37B11" w:rsidRDefault="00BD4A2E" w:rsidP="00E71425">
      <w:pPr>
        <w:spacing w:line="480" w:lineRule="auto"/>
        <w:rPr>
          <w:ins w:id="732" w:author="Author" w:date="2021-07-25T09:56:00Z"/>
        </w:rPr>
      </w:pPr>
      <w:proofErr w:type="spellStart"/>
      <w:ins w:id="733" w:author="Author" w:date="2021-07-25T09:56:00Z">
        <w:r w:rsidRPr="00D37B11">
          <w:t>Moursund</w:t>
        </w:r>
        <w:proofErr w:type="spellEnd"/>
        <w:r w:rsidRPr="00D37B11">
          <w:t xml:space="preserve"> RA, Carlson TJ, Peters RD. 2003. A fisheries application of a dual-frequency identification sonar acoustic camera. </w:t>
        </w:r>
        <w:r w:rsidRPr="00D37B11">
          <w:rPr>
            <w:i/>
            <w:iCs/>
          </w:rPr>
          <w:t>ICES Journal of Marine Science</w:t>
        </w:r>
        <w:r w:rsidRPr="00D37B11">
          <w:t xml:space="preserve"> 60: 678–683.</w:t>
        </w:r>
      </w:ins>
    </w:p>
    <w:p w14:paraId="5098F57F" w14:textId="77777777" w:rsidR="00BD4A2E" w:rsidRPr="00D37B11" w:rsidDel="00304672" w:rsidRDefault="00BD4A2E" w:rsidP="00E71425">
      <w:pPr>
        <w:spacing w:line="480" w:lineRule="auto"/>
        <w:rPr>
          <w:ins w:id="734" w:author="Author" w:date="2021-07-25T09:56:00Z"/>
          <w:del w:id="735" w:author="Cheng, Matt" w:date="2021-08-22T12:14:00Z"/>
        </w:rPr>
      </w:pPr>
    </w:p>
    <w:p w14:paraId="170EE5C0" w14:textId="77777777" w:rsidR="00BD4A2E" w:rsidRPr="00D37B11" w:rsidRDefault="00BD4A2E" w:rsidP="00E71425">
      <w:pPr>
        <w:spacing w:line="480" w:lineRule="auto"/>
        <w:rPr>
          <w:ins w:id="736" w:author="Author" w:date="2021-07-25T09:52:00Z"/>
        </w:rPr>
      </w:pPr>
      <w:ins w:id="737" w:author="Author" w:date="2021-07-25T09:52:00Z">
        <w:r w:rsidRPr="00D37B11">
          <w:t xml:space="preserve">Nichols OC, Eldredge E, </w:t>
        </w:r>
        <w:proofErr w:type="spellStart"/>
        <w:r w:rsidRPr="00D37B11">
          <w:t>Cadrin</w:t>
        </w:r>
        <w:proofErr w:type="spellEnd"/>
        <w:r w:rsidRPr="00D37B11">
          <w:t xml:space="preserve"> SX. 2014. Gray Seal Behavior in a Fish Weir Observed Using Dual-Frequency Identification Sonar. </w:t>
        </w:r>
        <w:r w:rsidRPr="00D37B11">
          <w:rPr>
            <w:i/>
            <w:iCs/>
          </w:rPr>
          <w:t>Marine Technology Society Journal</w:t>
        </w:r>
        <w:r w:rsidRPr="00D37B11">
          <w:t xml:space="preserve"> 48: 72–78.</w:t>
        </w:r>
      </w:ins>
    </w:p>
    <w:p w14:paraId="3190BDB5" w14:textId="77777777" w:rsidR="00BD4A2E" w:rsidRPr="00D37B11" w:rsidRDefault="00BD4A2E">
      <w:pPr>
        <w:spacing w:line="480" w:lineRule="auto"/>
        <w:rPr>
          <w:rPrChange w:id="738" w:author="Cheng, Matt" w:date="2021-08-24T22:59:00Z">
            <w:rPr>
              <w:color w:val="202124"/>
              <w:highlight w:val="white"/>
            </w:rPr>
          </w:rPrChange>
        </w:rPr>
        <w:pPrChange w:id="739" w:author="Author" w:date="2021-07-25T09:52:00Z">
          <w:pPr>
            <w:spacing w:after="220" w:line="324" w:lineRule="auto"/>
          </w:pPr>
        </w:pPrChange>
      </w:pPr>
    </w:p>
    <w:p w14:paraId="18CAA31F" w14:textId="2821F0A8" w:rsidR="00BD4A2E" w:rsidRPr="00D37B11" w:rsidRDefault="00BD4A2E" w:rsidP="00E71425">
      <w:pPr>
        <w:spacing w:after="220" w:line="480" w:lineRule="auto"/>
        <w:rPr>
          <w:ins w:id="740" w:author="Cheng, Matt" w:date="2021-08-22T13:25:00Z"/>
          <w:color w:val="202124"/>
          <w:highlight w:val="white"/>
        </w:rPr>
      </w:pPr>
      <w:proofErr w:type="spellStart"/>
      <w:r w:rsidRPr="00D37B11">
        <w:rPr>
          <w:color w:val="202124"/>
          <w:highlight w:val="white"/>
        </w:rPr>
        <w:t>Osterback</w:t>
      </w:r>
      <w:proofErr w:type="spellEnd"/>
      <w:r w:rsidRPr="00D37B11">
        <w:rPr>
          <w:color w:val="202124"/>
          <w:highlight w:val="white"/>
        </w:rPr>
        <w:t xml:space="preserve"> AMK, Frechette DM, Shelton AO, Hayes SA, Bond MH, Shaffer SA, Moore JW. 2013. High predation on small populations: avian predation on imperiled salmonids. </w:t>
      </w:r>
      <w:r w:rsidRPr="00D37B11">
        <w:rPr>
          <w:i/>
          <w:color w:val="202124"/>
          <w:highlight w:val="white"/>
        </w:rPr>
        <w:t>Ecosphere</w:t>
      </w:r>
      <w:r w:rsidRPr="00D37B11">
        <w:rPr>
          <w:color w:val="202124"/>
          <w:highlight w:val="white"/>
        </w:rPr>
        <w:t xml:space="preserve"> 4: art116</w:t>
      </w:r>
    </w:p>
    <w:p w14:paraId="575C3A33" w14:textId="0A4558D8" w:rsidR="00FD525D" w:rsidRPr="00D37B11" w:rsidDel="0001115B" w:rsidRDefault="00FD525D">
      <w:pPr>
        <w:spacing w:line="480" w:lineRule="auto"/>
        <w:rPr>
          <w:del w:id="741" w:author="Cheng, Matt" w:date="2021-08-22T14:15:00Z"/>
          <w:rPrChange w:id="742" w:author="Cheng, Matt" w:date="2021-08-24T22:59:00Z">
            <w:rPr>
              <w:del w:id="743" w:author="Cheng, Matt" w:date="2021-08-22T14:15:00Z"/>
              <w:color w:val="202124"/>
              <w:highlight w:val="white"/>
            </w:rPr>
          </w:rPrChange>
        </w:rPr>
        <w:pPrChange w:id="744" w:author="Cheng, Matt" w:date="2021-08-22T13:25:00Z">
          <w:pPr>
            <w:spacing w:after="220" w:line="480" w:lineRule="auto"/>
          </w:pPr>
        </w:pPrChange>
      </w:pPr>
    </w:p>
    <w:p w14:paraId="30E091FD" w14:textId="77777777" w:rsidR="00BD4A2E" w:rsidRPr="00D37B11" w:rsidRDefault="00BD4A2E" w:rsidP="00E71425">
      <w:pPr>
        <w:spacing w:line="480" w:lineRule="auto"/>
      </w:pPr>
      <w:r w:rsidRPr="00D37B11">
        <w:t xml:space="preserve">Quinn TP, Cunningham CJ, </w:t>
      </w:r>
      <w:proofErr w:type="spellStart"/>
      <w:r w:rsidRPr="00D37B11">
        <w:t>Wirsing</w:t>
      </w:r>
      <w:proofErr w:type="spellEnd"/>
      <w:r w:rsidRPr="00D37B11">
        <w:t xml:space="preserve"> AJ. 2017. Diverse foraging opportunities drive the functional response of local and landscape-scale bear predation on Pacific salmon. </w:t>
      </w:r>
      <w:proofErr w:type="spellStart"/>
      <w:r w:rsidRPr="00D37B11">
        <w:rPr>
          <w:i/>
          <w:iCs/>
        </w:rPr>
        <w:t>Oecologia</w:t>
      </w:r>
      <w:proofErr w:type="spellEnd"/>
      <w:r w:rsidRPr="00D37B11">
        <w:t xml:space="preserve"> 183: 415–429.</w:t>
      </w:r>
    </w:p>
    <w:p w14:paraId="324D5374" w14:textId="77777777" w:rsidR="00BD4A2E" w:rsidRPr="00D37B11" w:rsidRDefault="00BD4A2E" w:rsidP="00E71425">
      <w:pPr>
        <w:spacing w:line="480" w:lineRule="auto"/>
        <w:rPr>
          <w:rPrChange w:id="745" w:author="Cheng, Matt" w:date="2021-08-24T22:59:00Z">
            <w:rPr>
              <w:color w:val="202124"/>
              <w:highlight w:val="white"/>
            </w:rPr>
          </w:rPrChange>
        </w:rPr>
      </w:pPr>
    </w:p>
    <w:p w14:paraId="5B8759FD" w14:textId="77777777" w:rsidR="00BD4A2E" w:rsidRPr="00D37B11" w:rsidRDefault="00BD4A2E" w:rsidP="00E71425">
      <w:pPr>
        <w:spacing w:after="220" w:line="480" w:lineRule="auto"/>
        <w:rPr>
          <w:color w:val="202124"/>
          <w:highlight w:val="white"/>
        </w:rPr>
      </w:pPr>
      <w:r w:rsidRPr="00D37B11">
        <w:rPr>
          <w:color w:val="202124"/>
          <w:highlight w:val="white"/>
        </w:rPr>
        <w:t xml:space="preserve">Sabal MC, Boyce MS, Charpentier CL, </w:t>
      </w:r>
      <w:proofErr w:type="spellStart"/>
      <w:r w:rsidRPr="00D37B11">
        <w:rPr>
          <w:color w:val="202124"/>
          <w:highlight w:val="white"/>
        </w:rPr>
        <w:t>Furey</w:t>
      </w:r>
      <w:proofErr w:type="spellEnd"/>
      <w:r w:rsidRPr="00D37B11">
        <w:rPr>
          <w:color w:val="202124"/>
          <w:highlight w:val="white"/>
        </w:rPr>
        <w:t xml:space="preserve"> NB, </w:t>
      </w:r>
      <w:proofErr w:type="spellStart"/>
      <w:r w:rsidRPr="00D37B11">
        <w:rPr>
          <w:color w:val="202124"/>
          <w:highlight w:val="white"/>
        </w:rPr>
        <w:t>Luhring</w:t>
      </w:r>
      <w:proofErr w:type="spellEnd"/>
      <w:r w:rsidRPr="00D37B11">
        <w:rPr>
          <w:color w:val="202124"/>
          <w:highlight w:val="white"/>
        </w:rPr>
        <w:t xml:space="preserve"> TM, Martin HW, Melnychuk MC, </w:t>
      </w:r>
      <w:proofErr w:type="spellStart"/>
      <w:r w:rsidRPr="00D37B11">
        <w:rPr>
          <w:color w:val="202124"/>
          <w:highlight w:val="white"/>
        </w:rPr>
        <w:t>Srygley</w:t>
      </w:r>
      <w:proofErr w:type="spellEnd"/>
      <w:r w:rsidRPr="00D37B11">
        <w:rPr>
          <w:color w:val="202124"/>
          <w:highlight w:val="white"/>
        </w:rPr>
        <w:t xml:space="preserve"> RB, Wagner CM, </w:t>
      </w:r>
      <w:proofErr w:type="spellStart"/>
      <w:r w:rsidRPr="00D37B11">
        <w:rPr>
          <w:color w:val="202124"/>
          <w:highlight w:val="white"/>
        </w:rPr>
        <w:t>Wirsing</w:t>
      </w:r>
      <w:proofErr w:type="spellEnd"/>
      <w:r w:rsidRPr="00D37B11">
        <w:rPr>
          <w:color w:val="202124"/>
          <w:highlight w:val="white"/>
        </w:rPr>
        <w:t xml:space="preserve"> AJ, </w:t>
      </w:r>
      <w:proofErr w:type="spellStart"/>
      <w:r w:rsidRPr="00D37B11">
        <w:rPr>
          <w:color w:val="202124"/>
          <w:highlight w:val="white"/>
        </w:rPr>
        <w:t>Ydenberg</w:t>
      </w:r>
      <w:proofErr w:type="spellEnd"/>
      <w:r w:rsidRPr="00D37B11">
        <w:rPr>
          <w:color w:val="202124"/>
          <w:highlight w:val="white"/>
        </w:rPr>
        <w:t xml:space="preserve"> RC, </w:t>
      </w:r>
      <w:proofErr w:type="spellStart"/>
      <w:r w:rsidRPr="00D37B11">
        <w:rPr>
          <w:color w:val="202124"/>
          <w:highlight w:val="white"/>
        </w:rPr>
        <w:t>Palkovacs</w:t>
      </w:r>
      <w:proofErr w:type="spellEnd"/>
      <w:r w:rsidRPr="00D37B11">
        <w:rPr>
          <w:color w:val="202124"/>
          <w:highlight w:val="white"/>
        </w:rPr>
        <w:t xml:space="preserve"> EP. 2021. Predation landscapes influence migratory prey ecology and evolution. </w:t>
      </w:r>
      <w:r w:rsidRPr="00D37B11">
        <w:rPr>
          <w:i/>
          <w:color w:val="202124"/>
          <w:highlight w:val="white"/>
        </w:rPr>
        <w:t>Trends in Ecology &amp; Evolution</w:t>
      </w:r>
      <w:r w:rsidRPr="00D37B11">
        <w:rPr>
          <w:color w:val="202124"/>
          <w:highlight w:val="white"/>
        </w:rPr>
        <w:t>: S0169534721001245.</w:t>
      </w:r>
    </w:p>
    <w:p w14:paraId="7294185F" w14:textId="77777777" w:rsidR="00BD4A2E" w:rsidRPr="00D37B11" w:rsidRDefault="00BD4A2E" w:rsidP="00E71425">
      <w:pPr>
        <w:spacing w:after="220" w:line="480" w:lineRule="auto"/>
        <w:rPr>
          <w:color w:val="202124"/>
          <w:highlight w:val="white"/>
        </w:rPr>
      </w:pPr>
      <w:r w:rsidRPr="00D37B11">
        <w:rPr>
          <w:color w:val="202124"/>
          <w:highlight w:val="white"/>
        </w:rPr>
        <w:t xml:space="preserve">Sabal M, Hayes S, Merz J, </w:t>
      </w:r>
      <w:proofErr w:type="spellStart"/>
      <w:r w:rsidRPr="00D37B11">
        <w:rPr>
          <w:color w:val="202124"/>
          <w:highlight w:val="white"/>
        </w:rPr>
        <w:t>Setka</w:t>
      </w:r>
      <w:proofErr w:type="spellEnd"/>
      <w:r w:rsidRPr="00D37B11">
        <w:rPr>
          <w:color w:val="202124"/>
          <w:highlight w:val="white"/>
        </w:rPr>
        <w:t xml:space="preserve"> J. 2016. Habitat Alterations and a Nonnative Predator, the Striped Bass, Increase Native Chinook Salmon Mortality in the Central Valley, California. </w:t>
      </w:r>
      <w:r w:rsidRPr="00D37B11">
        <w:rPr>
          <w:i/>
          <w:color w:val="202124"/>
          <w:highlight w:val="white"/>
        </w:rPr>
        <w:t>North American Journal of Fisheries Management</w:t>
      </w:r>
      <w:r w:rsidRPr="00D37B11">
        <w:rPr>
          <w:color w:val="202124"/>
          <w:highlight w:val="white"/>
        </w:rPr>
        <w:t xml:space="preserve"> 36: 309–320.</w:t>
      </w:r>
    </w:p>
    <w:p w14:paraId="3677F012" w14:textId="77777777" w:rsidR="00BD4A2E" w:rsidRPr="00D37B11" w:rsidRDefault="00BD4A2E" w:rsidP="00E71425">
      <w:pPr>
        <w:spacing w:line="480" w:lineRule="auto"/>
        <w:rPr>
          <w:rPrChange w:id="746" w:author="Cheng, Matt" w:date="2021-08-24T22:59:00Z">
            <w:rPr>
              <w:color w:val="202124"/>
              <w:highlight w:val="white"/>
            </w:rPr>
          </w:rPrChange>
        </w:rPr>
      </w:pPr>
      <w:proofErr w:type="spellStart"/>
      <w:r w:rsidRPr="00D37B11">
        <w:lastRenderedPageBreak/>
        <w:t>Saloniemi</w:t>
      </w:r>
      <w:proofErr w:type="spellEnd"/>
      <w:r w:rsidRPr="00D37B11">
        <w:t xml:space="preserve"> I, </w:t>
      </w:r>
      <w:proofErr w:type="spellStart"/>
      <w:r w:rsidRPr="00D37B11">
        <w:t>Jokikokko</w:t>
      </w:r>
      <w:proofErr w:type="spellEnd"/>
      <w:r w:rsidRPr="00D37B11">
        <w:t xml:space="preserve"> E, Kallio-Nyberg I, </w:t>
      </w:r>
      <w:proofErr w:type="spellStart"/>
      <w:r w:rsidRPr="00D37B11">
        <w:t>Jutila</w:t>
      </w:r>
      <w:proofErr w:type="spellEnd"/>
      <w:r w:rsidRPr="00D37B11">
        <w:t xml:space="preserve"> E, </w:t>
      </w:r>
      <w:proofErr w:type="spellStart"/>
      <w:r w:rsidRPr="00D37B11">
        <w:t>Pasanen</w:t>
      </w:r>
      <w:proofErr w:type="spellEnd"/>
      <w:r w:rsidRPr="00D37B11">
        <w:t xml:space="preserve"> P. 2004. Survival of reared and wild Atlantic salmon smolts: size matters more in bad years. </w:t>
      </w:r>
      <w:r w:rsidRPr="00D37B11">
        <w:rPr>
          <w:i/>
          <w:iCs/>
        </w:rPr>
        <w:t>ICES Journal of Marine Science</w:t>
      </w:r>
      <w:r w:rsidRPr="00D37B11">
        <w:t xml:space="preserve"> 61: 782–787.</w:t>
      </w:r>
    </w:p>
    <w:p w14:paraId="3241AA3F" w14:textId="77777777" w:rsidR="00BD4A2E" w:rsidRPr="00D37B11" w:rsidRDefault="00BD4A2E" w:rsidP="00E71425">
      <w:pPr>
        <w:spacing w:line="480" w:lineRule="auto"/>
        <w:rPr>
          <w:color w:val="202124"/>
          <w:highlight w:val="white"/>
        </w:rPr>
      </w:pPr>
    </w:p>
    <w:p w14:paraId="1C2D0636" w14:textId="2067B0D3" w:rsidR="00BD4A2E" w:rsidRPr="00D37B11" w:rsidRDefault="00BD4A2E" w:rsidP="00E71425">
      <w:pPr>
        <w:spacing w:line="480" w:lineRule="auto"/>
        <w:rPr>
          <w:ins w:id="747" w:author="Cheng, Matt" w:date="2021-08-22T10:38:00Z"/>
          <w:color w:val="202124"/>
        </w:rPr>
      </w:pPr>
      <w:r w:rsidRPr="00D37B11">
        <w:rPr>
          <w:color w:val="202124"/>
          <w:highlight w:val="white"/>
        </w:rPr>
        <w:t xml:space="preserve">R Core Team (2020). R: A language and environment for statistical computing. R Foundation for Statistical Computing, Vienna, Austria. URL </w:t>
      </w:r>
      <w:r w:rsidRPr="00D37B11">
        <w:rPr>
          <w:color w:val="202124"/>
          <w:highlight w:val="white"/>
        </w:rPr>
        <w:fldChar w:fldCharType="begin"/>
      </w:r>
      <w:r w:rsidRPr="00D37B11">
        <w:rPr>
          <w:color w:val="202124"/>
          <w:highlight w:val="white"/>
        </w:rPr>
        <w:instrText xml:space="preserve"> HYPERLINK "https://www.R-project.org/" </w:instrText>
      </w:r>
      <w:r w:rsidRPr="00D37B11">
        <w:rPr>
          <w:color w:val="202124"/>
          <w:highlight w:val="white"/>
        </w:rPr>
        <w:fldChar w:fldCharType="separate"/>
      </w:r>
      <w:r w:rsidRPr="00D37B11">
        <w:rPr>
          <w:rStyle w:val="Hyperlink"/>
          <w:highlight w:val="white"/>
          <w:rPrChange w:id="748" w:author="Cheng, Matt" w:date="2021-08-24T22:59:00Z">
            <w:rPr>
              <w:color w:val="202124"/>
              <w:highlight w:val="white"/>
            </w:rPr>
          </w:rPrChange>
        </w:rPr>
        <w:t>https://www.R-project.org/</w:t>
      </w:r>
      <w:r w:rsidRPr="00D37B11">
        <w:rPr>
          <w:color w:val="202124"/>
          <w:highlight w:val="white"/>
        </w:rPr>
        <w:fldChar w:fldCharType="end"/>
      </w:r>
      <w:r w:rsidRPr="00D37B11">
        <w:rPr>
          <w:color w:val="202124"/>
          <w:highlight w:val="white"/>
        </w:rPr>
        <w:t>.</w:t>
      </w:r>
    </w:p>
    <w:p w14:paraId="70B4DD65" w14:textId="77777777" w:rsidR="006710E8" w:rsidRPr="00D37B11" w:rsidRDefault="006710E8" w:rsidP="006710E8">
      <w:pPr>
        <w:spacing w:line="480" w:lineRule="auto"/>
        <w:textAlignment w:val="baseline"/>
        <w:rPr>
          <w:ins w:id="749" w:author="Cheng, Matt" w:date="2021-08-22T10:38:00Z"/>
          <w:bdr w:val="none" w:sz="0" w:space="0" w:color="auto" w:frame="1"/>
        </w:rPr>
      </w:pPr>
    </w:p>
    <w:p w14:paraId="44F74B1F" w14:textId="636C137B" w:rsidR="006710E8" w:rsidRPr="00D37B11" w:rsidRDefault="006710E8" w:rsidP="00304672">
      <w:pPr>
        <w:spacing w:line="480" w:lineRule="auto"/>
        <w:textAlignment w:val="baseline"/>
        <w:rPr>
          <w:ins w:id="750" w:author="Cheng, Matt" w:date="2021-08-22T21:17:00Z"/>
          <w:bdr w:val="none" w:sz="0" w:space="0" w:color="auto" w:frame="1"/>
        </w:rPr>
      </w:pPr>
      <w:ins w:id="751" w:author="Cheng, Matt" w:date="2021-08-22T10:38:00Z">
        <w:r w:rsidRPr="00D37B11">
          <w:rPr>
            <w:bdr w:val="none" w:sz="0" w:space="0" w:color="auto" w:frame="1"/>
          </w:rPr>
          <w:t xml:space="preserve">Schneider, C. A., </w:t>
        </w:r>
        <w:proofErr w:type="spellStart"/>
        <w:r w:rsidRPr="00D37B11">
          <w:rPr>
            <w:bdr w:val="none" w:sz="0" w:space="0" w:color="auto" w:frame="1"/>
          </w:rPr>
          <w:t>Rasband</w:t>
        </w:r>
        <w:proofErr w:type="spellEnd"/>
        <w:r w:rsidRPr="00D37B11">
          <w:rPr>
            <w:bdr w:val="none" w:sz="0" w:space="0" w:color="auto" w:frame="1"/>
          </w:rPr>
          <w:t xml:space="preserve">, W. S., &amp; </w:t>
        </w:r>
        <w:proofErr w:type="spellStart"/>
        <w:r w:rsidRPr="00D37B11">
          <w:rPr>
            <w:bdr w:val="none" w:sz="0" w:space="0" w:color="auto" w:frame="1"/>
          </w:rPr>
          <w:t>Eliceiri</w:t>
        </w:r>
        <w:proofErr w:type="spellEnd"/>
        <w:r w:rsidRPr="00D37B11">
          <w:rPr>
            <w:bdr w:val="none" w:sz="0" w:space="0" w:color="auto" w:frame="1"/>
          </w:rPr>
          <w:t>, K. W. (2012). NIH Image to ImageJ: 25 years of image analysis. </w:t>
        </w:r>
        <w:r w:rsidRPr="00D37B11">
          <w:rPr>
            <w:rFonts w:ascii="inherit" w:hAnsi="inherit"/>
            <w:i/>
            <w:iCs/>
            <w:bdr w:val="none" w:sz="0" w:space="0" w:color="auto" w:frame="1"/>
          </w:rPr>
          <w:t>Nature Methods</w:t>
        </w:r>
        <w:r w:rsidRPr="00D37B11">
          <w:rPr>
            <w:bdr w:val="none" w:sz="0" w:space="0" w:color="auto" w:frame="1"/>
          </w:rPr>
          <w:t>, </w:t>
        </w:r>
        <w:r w:rsidRPr="00D37B11">
          <w:rPr>
            <w:rFonts w:ascii="inherit" w:hAnsi="inherit"/>
            <w:i/>
            <w:iCs/>
            <w:bdr w:val="none" w:sz="0" w:space="0" w:color="auto" w:frame="1"/>
          </w:rPr>
          <w:t>9</w:t>
        </w:r>
        <w:r w:rsidRPr="00D37B11">
          <w:rPr>
            <w:bdr w:val="none" w:sz="0" w:space="0" w:color="auto" w:frame="1"/>
          </w:rPr>
          <w:t>(7), 671–675. </w:t>
        </w:r>
        <w:r w:rsidRPr="00D37B11">
          <w:rPr>
            <w:bdr w:val="none" w:sz="0" w:space="0" w:color="auto" w:frame="1"/>
          </w:rPr>
          <w:fldChar w:fldCharType="begin"/>
        </w:r>
        <w:r w:rsidRPr="00D37B11">
          <w:rPr>
            <w:bdr w:val="none" w:sz="0" w:space="0" w:color="auto" w:frame="1"/>
          </w:rPr>
          <w:instrText xml:space="preserve"> HYPERLINK "https://doi.org/10.1038/nmeth.2089" </w:instrText>
        </w:r>
        <w:r w:rsidRPr="00D37B11">
          <w:rPr>
            <w:bdr w:val="none" w:sz="0" w:space="0" w:color="auto" w:frame="1"/>
          </w:rPr>
          <w:fldChar w:fldCharType="separate"/>
        </w:r>
        <w:r w:rsidRPr="00D37B11">
          <w:rPr>
            <w:rStyle w:val="Hyperlink"/>
            <w:color w:val="0014CA"/>
            <w:bdr w:val="none" w:sz="0" w:space="0" w:color="auto" w:frame="1"/>
          </w:rPr>
          <w:t>doi:10.1038/nmeth.2089</w:t>
        </w:r>
        <w:r w:rsidRPr="00D37B11">
          <w:rPr>
            <w:bdr w:val="none" w:sz="0" w:space="0" w:color="auto" w:frame="1"/>
          </w:rPr>
          <w:fldChar w:fldCharType="end"/>
        </w:r>
      </w:ins>
    </w:p>
    <w:p w14:paraId="44343238" w14:textId="217774B3" w:rsidR="00F27175" w:rsidRPr="00D37B11" w:rsidRDefault="00F27175" w:rsidP="00304672">
      <w:pPr>
        <w:spacing w:line="480" w:lineRule="auto"/>
        <w:textAlignment w:val="baseline"/>
        <w:rPr>
          <w:ins w:id="752" w:author="Cheng, Matt" w:date="2021-08-22T21:17:00Z"/>
          <w:bdr w:val="none" w:sz="0" w:space="0" w:color="auto" w:frame="1"/>
        </w:rPr>
      </w:pPr>
    </w:p>
    <w:p w14:paraId="650546D8" w14:textId="77777777" w:rsidR="00F27175" w:rsidRPr="00D37B11" w:rsidRDefault="00F27175">
      <w:pPr>
        <w:spacing w:line="480" w:lineRule="auto"/>
        <w:rPr>
          <w:ins w:id="753" w:author="Cheng, Matt" w:date="2021-08-22T21:17:00Z"/>
        </w:rPr>
        <w:pPrChange w:id="754" w:author="Cheng, Matt" w:date="2021-08-22T21:17:00Z">
          <w:pPr/>
        </w:pPrChange>
      </w:pPr>
      <w:ins w:id="755" w:author="Cheng, Matt" w:date="2021-08-22T21:17:00Z">
        <w:r w:rsidRPr="00D37B11">
          <w:t xml:space="preserve">Thomson RE, Beamish RJ, Beacham TD, </w:t>
        </w:r>
        <w:proofErr w:type="spellStart"/>
        <w:r w:rsidRPr="00D37B11">
          <w:t>Trudel</w:t>
        </w:r>
        <w:proofErr w:type="spellEnd"/>
        <w:r w:rsidRPr="00D37B11">
          <w:t xml:space="preserve"> M, Whitfield PH, </w:t>
        </w:r>
        <w:proofErr w:type="spellStart"/>
        <w:r w:rsidRPr="00D37B11">
          <w:t>Hourston</w:t>
        </w:r>
        <w:proofErr w:type="spellEnd"/>
        <w:r w:rsidRPr="00D37B11">
          <w:t xml:space="preserve"> RAS. 2012. Anomalous Ocean Conditions May Explain the Recent Extreme Variability in Fraser River Sockeye Salmon Production. </w:t>
        </w:r>
        <w:r w:rsidRPr="00D37B11">
          <w:rPr>
            <w:i/>
            <w:iCs/>
          </w:rPr>
          <w:t>Marine and Coastal Fisheries</w:t>
        </w:r>
        <w:r w:rsidRPr="00D37B11">
          <w:t xml:space="preserve"> 4: 415–437.</w:t>
        </w:r>
      </w:ins>
    </w:p>
    <w:p w14:paraId="7EC4AF25" w14:textId="77777777" w:rsidR="00F27175" w:rsidRPr="00D37B11" w:rsidRDefault="00F27175">
      <w:pPr>
        <w:spacing w:line="480" w:lineRule="auto"/>
        <w:textAlignment w:val="baseline"/>
        <w:rPr>
          <w:ins w:id="756" w:author="Cheng, Matt" w:date="2021-08-22T10:38:00Z"/>
          <w:bdr w:val="none" w:sz="0" w:space="0" w:color="auto" w:frame="1"/>
          <w:rPrChange w:id="757" w:author="Cheng, Matt" w:date="2021-08-24T22:59:00Z">
            <w:rPr>
              <w:ins w:id="758" w:author="Cheng, Matt" w:date="2021-08-22T10:38:00Z"/>
              <w:color w:val="202124"/>
            </w:rPr>
          </w:rPrChange>
        </w:rPr>
        <w:pPrChange w:id="759" w:author="Cheng, Matt" w:date="2021-08-22T12:15:00Z">
          <w:pPr>
            <w:spacing w:line="480" w:lineRule="auto"/>
          </w:pPr>
        </w:pPrChange>
      </w:pPr>
    </w:p>
    <w:p w14:paraId="346A78AA" w14:textId="77777777" w:rsidR="006710E8" w:rsidRPr="00D37B11" w:rsidDel="006710E8" w:rsidRDefault="006710E8" w:rsidP="00E71425">
      <w:pPr>
        <w:spacing w:line="480" w:lineRule="auto"/>
        <w:rPr>
          <w:del w:id="760" w:author="Cheng, Matt" w:date="2021-08-22T10:38:00Z"/>
          <w:color w:val="202124"/>
        </w:rPr>
      </w:pPr>
    </w:p>
    <w:p w14:paraId="0653F87F" w14:textId="77777777" w:rsidR="00BD4A2E" w:rsidRPr="00D37B11" w:rsidRDefault="00BD4A2E" w:rsidP="00E71425">
      <w:pPr>
        <w:spacing w:line="480" w:lineRule="auto"/>
        <w:rPr>
          <w:color w:val="202124"/>
        </w:rPr>
      </w:pPr>
    </w:p>
    <w:p w14:paraId="5E70E06C" w14:textId="77777777" w:rsidR="00BD4A2E" w:rsidRPr="00D37B11" w:rsidRDefault="00BD4A2E" w:rsidP="00E71425">
      <w:pPr>
        <w:spacing w:line="480" w:lineRule="auto"/>
      </w:pPr>
      <w:r w:rsidRPr="00D37B11">
        <w:t xml:space="preserve">Tucker S, Mark </w:t>
      </w:r>
      <w:proofErr w:type="spellStart"/>
      <w:r w:rsidRPr="00D37B11">
        <w:t>Hipfner</w:t>
      </w:r>
      <w:proofErr w:type="spellEnd"/>
      <w:r w:rsidRPr="00D37B11">
        <w:t xml:space="preserve"> J, </w:t>
      </w:r>
      <w:proofErr w:type="spellStart"/>
      <w:r w:rsidRPr="00D37B11">
        <w:t>Trudel</w:t>
      </w:r>
      <w:proofErr w:type="spellEnd"/>
      <w:r w:rsidRPr="00D37B11">
        <w:t xml:space="preserve"> M. 2016. Size- and condition-dependent predation: a seabird disproportionately targets substandard individual juvenile salmon. </w:t>
      </w:r>
      <w:r w:rsidRPr="00D37B11">
        <w:rPr>
          <w:i/>
          <w:iCs/>
        </w:rPr>
        <w:t>Ecology</w:t>
      </w:r>
      <w:r w:rsidRPr="00D37B11">
        <w:t xml:space="preserve"> 97: 461–471.</w:t>
      </w:r>
    </w:p>
    <w:p w14:paraId="2B5E8998" w14:textId="77777777" w:rsidR="00BD4A2E" w:rsidRPr="00D37B11" w:rsidRDefault="00BD4A2E" w:rsidP="00E71425">
      <w:pPr>
        <w:spacing w:line="480" w:lineRule="auto"/>
        <w:rPr>
          <w:color w:val="202124"/>
        </w:rPr>
      </w:pPr>
    </w:p>
    <w:p w14:paraId="64D15772" w14:textId="413212D9" w:rsidR="00BD4A2E" w:rsidRPr="00D37B11" w:rsidRDefault="00BD4A2E" w:rsidP="00E71425">
      <w:pPr>
        <w:spacing w:line="480" w:lineRule="auto"/>
      </w:pPr>
      <w:r w:rsidRPr="00D37B11">
        <w:t xml:space="preserve">West CJ, Larkin PA. 1987. Evidence for Size-Selective Mortality of Juvenile </w:t>
      </w:r>
      <w:del w:id="761" w:author="Cheng, Matt" w:date="2021-08-22T12:13:00Z">
        <w:r w:rsidRPr="00D37B11" w:rsidDel="00A63F8E">
          <w:delText>Sockeye Salmon</w:delText>
        </w:r>
      </w:del>
      <w:ins w:id="762" w:author="Cheng, Matt" w:date="2021-08-22T12:13:00Z">
        <w:r w:rsidR="00A63F8E" w:rsidRPr="00D37B11">
          <w:t>Sockeye Salmon</w:t>
        </w:r>
      </w:ins>
      <w:r w:rsidRPr="00D37B11">
        <w:t xml:space="preserve"> </w:t>
      </w:r>
      <w:proofErr w:type="gramStart"/>
      <w:r w:rsidRPr="00D37B11">
        <w:t xml:space="preserve">( </w:t>
      </w:r>
      <w:r w:rsidRPr="00D37B11">
        <w:rPr>
          <w:i/>
          <w:iCs/>
        </w:rPr>
        <w:t>Oncorhynchus</w:t>
      </w:r>
      <w:proofErr w:type="gramEnd"/>
      <w:r w:rsidRPr="00D37B11">
        <w:rPr>
          <w:i/>
          <w:iCs/>
        </w:rPr>
        <w:t xml:space="preserve"> </w:t>
      </w:r>
      <w:proofErr w:type="spellStart"/>
      <w:r w:rsidRPr="00D37B11">
        <w:rPr>
          <w:i/>
          <w:iCs/>
        </w:rPr>
        <w:t>nerka</w:t>
      </w:r>
      <w:proofErr w:type="spellEnd"/>
      <w:r w:rsidRPr="00D37B11">
        <w:t xml:space="preserve"> ) in Babine Lake, British Columbia. </w:t>
      </w:r>
      <w:r w:rsidRPr="00D37B11">
        <w:rPr>
          <w:i/>
          <w:iCs/>
        </w:rPr>
        <w:t>Canadian Journal of Fisheries and Aquatic Sciences</w:t>
      </w:r>
      <w:r w:rsidRPr="00D37B11">
        <w:t xml:space="preserve"> 44: 712–721.</w:t>
      </w:r>
    </w:p>
    <w:p w14:paraId="4E149857" w14:textId="77777777" w:rsidR="00BD4A2E" w:rsidRPr="00D37B11" w:rsidRDefault="00BD4A2E" w:rsidP="00E71425">
      <w:pPr>
        <w:spacing w:line="480" w:lineRule="auto"/>
        <w:rPr>
          <w:color w:val="202124"/>
        </w:rPr>
      </w:pPr>
    </w:p>
    <w:p w14:paraId="072518FA" w14:textId="7290EA4E" w:rsidR="00BD4A2E" w:rsidRPr="00D37B11" w:rsidRDefault="00BD4A2E" w:rsidP="00E71425">
      <w:pPr>
        <w:spacing w:line="480" w:lineRule="auto"/>
        <w:rPr>
          <w:ins w:id="763" w:author="Cheng, Matt" w:date="2021-08-22T20:05:00Z"/>
        </w:rPr>
      </w:pPr>
      <w:r w:rsidRPr="00D37B11">
        <w:lastRenderedPageBreak/>
        <w:t xml:space="preserve">Young G, </w:t>
      </w:r>
      <w:proofErr w:type="spellStart"/>
      <w:r w:rsidRPr="00D37B11">
        <w:t>Björnsson</w:t>
      </w:r>
      <w:proofErr w:type="spellEnd"/>
      <w:r w:rsidRPr="00D37B11">
        <w:t xml:space="preserve"> </w:t>
      </w:r>
      <w:proofErr w:type="spellStart"/>
      <w:r w:rsidRPr="00D37B11">
        <w:t>BTh</w:t>
      </w:r>
      <w:proofErr w:type="spellEnd"/>
      <w:r w:rsidRPr="00D37B11">
        <w:t xml:space="preserve">, </w:t>
      </w:r>
      <w:proofErr w:type="spellStart"/>
      <w:r w:rsidRPr="00D37B11">
        <w:t>Prunet</w:t>
      </w:r>
      <w:proofErr w:type="spellEnd"/>
      <w:r w:rsidRPr="00D37B11">
        <w:t xml:space="preserve"> P, Lin RJ, Bern HA. 1989. </w:t>
      </w:r>
      <w:proofErr w:type="spellStart"/>
      <w:r w:rsidRPr="00D37B11">
        <w:t>Smoltification</w:t>
      </w:r>
      <w:proofErr w:type="spellEnd"/>
      <w:r w:rsidRPr="00D37B11">
        <w:t xml:space="preserve"> and seawater adaptation in </w:t>
      </w:r>
      <w:proofErr w:type="spellStart"/>
      <w:r w:rsidRPr="00D37B11">
        <w:t>coho</w:t>
      </w:r>
      <w:proofErr w:type="spellEnd"/>
      <w:r w:rsidRPr="00D37B11">
        <w:t xml:space="preserve"> salmon (Oncorhynchus kisutch): Plasma prolactin, growth hormone, thyroid hormones, and cortisol. </w:t>
      </w:r>
      <w:r w:rsidRPr="00D37B11">
        <w:rPr>
          <w:i/>
          <w:iCs/>
        </w:rPr>
        <w:t>General and Comparative Endocrinology</w:t>
      </w:r>
      <w:r w:rsidRPr="00D37B11">
        <w:t xml:space="preserve"> 74: 335–345.</w:t>
      </w:r>
    </w:p>
    <w:p w14:paraId="3C79982A" w14:textId="3A568C5A" w:rsidR="000440D6" w:rsidRPr="00D37B11" w:rsidRDefault="000440D6" w:rsidP="00E71425">
      <w:pPr>
        <w:spacing w:line="480" w:lineRule="auto"/>
        <w:rPr>
          <w:ins w:id="764" w:author="Cheng, Matt" w:date="2021-08-22T20:05:00Z"/>
        </w:rPr>
      </w:pPr>
    </w:p>
    <w:p w14:paraId="25533229" w14:textId="7B064298" w:rsidR="000440D6" w:rsidRPr="00D37B11" w:rsidDel="001763C8" w:rsidRDefault="000440D6" w:rsidP="00E71425">
      <w:pPr>
        <w:spacing w:line="480" w:lineRule="auto"/>
        <w:rPr>
          <w:del w:id="765" w:author="Cheng, Matt" w:date="2021-08-24T22:27:00Z"/>
        </w:rPr>
      </w:pPr>
      <w:ins w:id="766" w:author="Cheng, Matt" w:date="2021-08-22T20:07:00Z">
        <w:r w:rsidRPr="00D37B11">
          <w:t xml:space="preserve">Zimmerman MP, Ward DL. Index of Predation on Juvenile Salmonids by Northern Pikeminnow in the Lower Columbia River Basin. </w:t>
        </w:r>
        <w:r w:rsidRPr="00D37B11">
          <w:rPr>
            <w:i/>
            <w:iCs/>
          </w:rPr>
          <w:t>Transactions of the American Fisheries Society</w:t>
        </w:r>
        <w:r w:rsidRPr="00D37B11">
          <w:t xml:space="preserve"> 128: 995–1007.</w:t>
        </w:r>
      </w:ins>
    </w:p>
    <w:p w14:paraId="3A35C4A5" w14:textId="7DC7C8B5" w:rsidR="001763C8" w:rsidRPr="00D37B11" w:rsidRDefault="001763C8" w:rsidP="00E71425">
      <w:pPr>
        <w:spacing w:line="480" w:lineRule="auto"/>
        <w:rPr>
          <w:ins w:id="767" w:author="Cheng, Matt" w:date="2021-08-24T22:27:00Z"/>
        </w:rPr>
      </w:pPr>
    </w:p>
    <w:p w14:paraId="746BB0CD" w14:textId="09665C73" w:rsidR="001763C8" w:rsidRDefault="001763C8" w:rsidP="00E71425">
      <w:pPr>
        <w:spacing w:line="480" w:lineRule="auto"/>
        <w:rPr>
          <w:ins w:id="768" w:author="Cheng, Matt" w:date="2021-08-28T20:36:00Z"/>
        </w:rPr>
      </w:pPr>
    </w:p>
    <w:p w14:paraId="36F55BA1" w14:textId="58189608" w:rsidR="00E71BF0" w:rsidRDefault="00E71BF0" w:rsidP="00E71425">
      <w:pPr>
        <w:spacing w:line="480" w:lineRule="auto"/>
        <w:rPr>
          <w:ins w:id="769" w:author="Cheng, Matt" w:date="2021-08-28T20:36:00Z"/>
        </w:rPr>
      </w:pPr>
    </w:p>
    <w:p w14:paraId="42409E27" w14:textId="6C495780" w:rsidR="00E71BF0" w:rsidRDefault="00E71BF0" w:rsidP="00E71425">
      <w:pPr>
        <w:spacing w:line="480" w:lineRule="auto"/>
        <w:rPr>
          <w:ins w:id="770" w:author="Cheng, Matt" w:date="2021-08-28T20:36:00Z"/>
        </w:rPr>
      </w:pPr>
    </w:p>
    <w:p w14:paraId="54AEBB04" w14:textId="41704D2A" w:rsidR="00E71BF0" w:rsidRDefault="00E71BF0" w:rsidP="00E71425">
      <w:pPr>
        <w:spacing w:line="480" w:lineRule="auto"/>
        <w:rPr>
          <w:ins w:id="771" w:author="Cheng, Matt" w:date="2021-08-28T20:36:00Z"/>
        </w:rPr>
      </w:pPr>
    </w:p>
    <w:p w14:paraId="0C4D28F7" w14:textId="063EF2D6" w:rsidR="00E71BF0" w:rsidRDefault="00E71BF0" w:rsidP="00E71425">
      <w:pPr>
        <w:spacing w:line="480" w:lineRule="auto"/>
        <w:rPr>
          <w:ins w:id="772" w:author="Cheng, Matt" w:date="2021-08-28T20:36:00Z"/>
        </w:rPr>
      </w:pPr>
    </w:p>
    <w:p w14:paraId="37F6AFD1" w14:textId="39656507" w:rsidR="00E71BF0" w:rsidRDefault="00E71BF0" w:rsidP="00E71425">
      <w:pPr>
        <w:spacing w:line="480" w:lineRule="auto"/>
        <w:rPr>
          <w:ins w:id="773" w:author="Cheng, Matt" w:date="2021-08-28T20:36:00Z"/>
        </w:rPr>
      </w:pPr>
    </w:p>
    <w:p w14:paraId="01E186E7" w14:textId="5D25412E" w:rsidR="00E71BF0" w:rsidRDefault="00E71BF0" w:rsidP="00E71425">
      <w:pPr>
        <w:spacing w:line="480" w:lineRule="auto"/>
        <w:rPr>
          <w:ins w:id="774" w:author="Cheng, Matt" w:date="2021-08-28T20:36:00Z"/>
        </w:rPr>
      </w:pPr>
    </w:p>
    <w:p w14:paraId="794274DF" w14:textId="46736023" w:rsidR="00E71BF0" w:rsidRDefault="00E71BF0" w:rsidP="00E71425">
      <w:pPr>
        <w:spacing w:line="480" w:lineRule="auto"/>
        <w:rPr>
          <w:ins w:id="775" w:author="Cheng, Matt" w:date="2021-08-28T20:36:00Z"/>
        </w:rPr>
      </w:pPr>
    </w:p>
    <w:p w14:paraId="533BF6E8" w14:textId="63DC262D" w:rsidR="00E71BF0" w:rsidRDefault="00E71BF0" w:rsidP="00E71425">
      <w:pPr>
        <w:spacing w:line="480" w:lineRule="auto"/>
        <w:rPr>
          <w:ins w:id="776" w:author="Cheng, Matt" w:date="2021-08-28T20:36:00Z"/>
        </w:rPr>
      </w:pPr>
    </w:p>
    <w:p w14:paraId="0FB16F8E" w14:textId="2527273C" w:rsidR="00E71BF0" w:rsidRDefault="00E71BF0" w:rsidP="00E71425">
      <w:pPr>
        <w:spacing w:line="480" w:lineRule="auto"/>
        <w:rPr>
          <w:ins w:id="777" w:author="Cheng, Matt" w:date="2021-08-28T20:36:00Z"/>
        </w:rPr>
      </w:pPr>
    </w:p>
    <w:p w14:paraId="6A18E1BD" w14:textId="2261A36F" w:rsidR="00E71BF0" w:rsidRDefault="00E71BF0" w:rsidP="00E71425">
      <w:pPr>
        <w:spacing w:line="480" w:lineRule="auto"/>
        <w:rPr>
          <w:ins w:id="778" w:author="Cheng, Matt" w:date="2021-08-28T20:36:00Z"/>
        </w:rPr>
      </w:pPr>
    </w:p>
    <w:p w14:paraId="16C7957F" w14:textId="77777777" w:rsidR="00E71BF0" w:rsidRPr="00D37B11" w:rsidRDefault="00E71BF0" w:rsidP="00E71425">
      <w:pPr>
        <w:spacing w:line="480" w:lineRule="auto"/>
        <w:rPr>
          <w:ins w:id="779" w:author="Cheng, Matt" w:date="2021-08-24T22:27:00Z"/>
        </w:rPr>
      </w:pPr>
    </w:p>
    <w:p w14:paraId="526EF653" w14:textId="77777777" w:rsidR="00BD4A2E" w:rsidRPr="00D37B11" w:rsidDel="001763C8" w:rsidRDefault="00BD4A2E" w:rsidP="00E71425">
      <w:pPr>
        <w:spacing w:line="480" w:lineRule="auto"/>
        <w:ind w:firstLine="720"/>
        <w:rPr>
          <w:del w:id="780" w:author="Cheng, Matt" w:date="2021-08-24T22:27:00Z"/>
          <w:color w:val="202124"/>
          <w:highlight w:val="white"/>
        </w:rPr>
      </w:pPr>
    </w:p>
    <w:p w14:paraId="7C4E0231" w14:textId="77777777" w:rsidR="00064CB0" w:rsidRPr="00D37B11" w:rsidDel="001763C8" w:rsidRDefault="00064CB0" w:rsidP="00E71425">
      <w:pPr>
        <w:spacing w:line="480" w:lineRule="auto"/>
        <w:rPr>
          <w:del w:id="781" w:author="Cheng, Matt" w:date="2021-08-24T22:27:00Z"/>
        </w:rPr>
      </w:pPr>
    </w:p>
    <w:p w14:paraId="1FA168EB" w14:textId="77777777" w:rsidR="00B8244C" w:rsidRPr="00D37B11" w:rsidDel="001763C8" w:rsidRDefault="00B8244C" w:rsidP="00E71425">
      <w:pPr>
        <w:spacing w:line="480" w:lineRule="auto"/>
        <w:rPr>
          <w:del w:id="782" w:author="Cheng, Matt" w:date="2021-08-24T22:27:00Z"/>
        </w:rPr>
      </w:pPr>
    </w:p>
    <w:p w14:paraId="4AFA7F62" w14:textId="77777777" w:rsidR="00B8244C" w:rsidRPr="00D37B11" w:rsidDel="001763C8" w:rsidRDefault="00B8244C" w:rsidP="00E71425">
      <w:pPr>
        <w:spacing w:line="480" w:lineRule="auto"/>
        <w:jc w:val="center"/>
        <w:rPr>
          <w:del w:id="783" w:author="Cheng, Matt" w:date="2021-08-24T22:27:00Z"/>
        </w:rPr>
      </w:pPr>
    </w:p>
    <w:p w14:paraId="1858B340" w14:textId="77777777" w:rsidR="00861808" w:rsidRPr="00D37B11" w:rsidDel="001763C8" w:rsidRDefault="00861808" w:rsidP="00E71425">
      <w:pPr>
        <w:spacing w:line="480" w:lineRule="auto"/>
        <w:rPr>
          <w:del w:id="784" w:author="Cheng, Matt" w:date="2021-08-24T22:27:00Z"/>
          <w:color w:val="202124"/>
          <w:highlight w:val="white"/>
        </w:rPr>
      </w:pPr>
    </w:p>
    <w:p w14:paraId="421070DB" w14:textId="77777777" w:rsidR="00E91D7D" w:rsidRPr="00D37B11" w:rsidDel="001763C8" w:rsidRDefault="00E91D7D" w:rsidP="00E71425">
      <w:pPr>
        <w:spacing w:line="480" w:lineRule="auto"/>
        <w:rPr>
          <w:del w:id="785" w:author="Cheng, Matt" w:date="2021-08-24T22:27:00Z"/>
          <w:color w:val="202122"/>
        </w:rPr>
      </w:pPr>
    </w:p>
    <w:p w14:paraId="76C4F7EB" w14:textId="77777777" w:rsidR="00D22C3D" w:rsidRPr="00D37B11" w:rsidRDefault="00D22C3D" w:rsidP="00E71425">
      <w:pPr>
        <w:spacing w:line="480" w:lineRule="auto"/>
      </w:pPr>
    </w:p>
    <w:p w14:paraId="289C08AC" w14:textId="77777777" w:rsidR="00B67D0A" w:rsidRPr="00D37B11" w:rsidRDefault="00B67D0A" w:rsidP="00E71425">
      <w:pPr>
        <w:spacing w:line="480" w:lineRule="auto"/>
      </w:pPr>
    </w:p>
    <w:p w14:paraId="3367E22B" w14:textId="77777777" w:rsidR="00256493" w:rsidRPr="00D37B11" w:rsidRDefault="00256493" w:rsidP="00E71425">
      <w:pPr>
        <w:spacing w:line="480" w:lineRule="auto"/>
        <w:rPr>
          <w:b/>
        </w:rPr>
      </w:pPr>
    </w:p>
    <w:p w14:paraId="44DF815B" w14:textId="77777777" w:rsidR="00041BD2" w:rsidRPr="00D37B11" w:rsidRDefault="00041BD2" w:rsidP="00041BD2">
      <w:pPr>
        <w:spacing w:line="480" w:lineRule="auto"/>
        <w:jc w:val="center"/>
      </w:pPr>
      <w:r w:rsidRPr="00D37B11">
        <w:rPr>
          <w:noProof/>
        </w:rPr>
        <w:lastRenderedPageBreak/>
        <w:drawing>
          <wp:inline distT="114300" distB="114300" distL="114300" distR="114300" wp14:anchorId="340FBF56" wp14:editId="5B2C0C73">
            <wp:extent cx="4181475" cy="3272965"/>
            <wp:effectExtent l="0" t="0" r="0" b="0"/>
            <wp:docPr id="4" name="image2.png" descr="A picture containing 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picture containing map&#10;&#10;Description automatically generated"/>
                    <pic:cNvPicPr preferRelativeResize="0"/>
                  </pic:nvPicPr>
                  <pic:blipFill>
                    <a:blip r:embed="rId13"/>
                    <a:srcRect/>
                    <a:stretch>
                      <a:fillRect/>
                    </a:stretch>
                  </pic:blipFill>
                  <pic:spPr>
                    <a:xfrm>
                      <a:off x="0" y="0"/>
                      <a:ext cx="4181475" cy="3272965"/>
                    </a:xfrm>
                    <a:prstGeom prst="rect">
                      <a:avLst/>
                    </a:prstGeom>
                    <a:ln/>
                  </pic:spPr>
                </pic:pic>
              </a:graphicData>
            </a:graphic>
          </wp:inline>
        </w:drawing>
      </w:r>
    </w:p>
    <w:p w14:paraId="4D7246B7" w14:textId="61AEA71D" w:rsidR="00041BD2" w:rsidRPr="00D37B11" w:rsidRDefault="00041BD2" w:rsidP="00041BD2">
      <w:pPr>
        <w:spacing w:line="480" w:lineRule="auto"/>
      </w:pPr>
      <w:commentRangeStart w:id="786"/>
      <w:r w:rsidRPr="00D37B11">
        <w:t xml:space="preserve">Figure 1. Map of </w:t>
      </w:r>
      <w:proofErr w:type="spellStart"/>
      <w:r w:rsidRPr="00D37B11">
        <w:t>Chilko</w:t>
      </w:r>
      <w:proofErr w:type="spellEnd"/>
      <w:r w:rsidRPr="00D37B11">
        <w:t xml:space="preserve"> Lake, British Columbia, Canada. Aerial image of the upper reaches of </w:t>
      </w:r>
      <w:proofErr w:type="spellStart"/>
      <w:r w:rsidRPr="00D37B11">
        <w:t>Chilko</w:t>
      </w:r>
      <w:proofErr w:type="spellEnd"/>
      <w:r w:rsidRPr="00D37B11">
        <w:t xml:space="preserve"> </w:t>
      </w:r>
      <w:commentRangeStart w:id="787"/>
      <w:r w:rsidRPr="00D37B11">
        <w:t xml:space="preserve">Lake shows the positions </w:t>
      </w:r>
      <w:commentRangeEnd w:id="787"/>
      <w:r w:rsidRPr="00D37B11">
        <w:rPr>
          <w:rStyle w:val="CommentReference"/>
          <w:rFonts w:eastAsia="Arial"/>
          <w:sz w:val="24"/>
          <w:szCs w:val="24"/>
        </w:rPr>
        <w:commentReference w:id="787"/>
      </w:r>
      <w:r w:rsidRPr="00D37B11">
        <w:t xml:space="preserve">of where the DIDSON system was deployed from April 20 - 29th, 2016, during the smolt outmigration period. The red dot in the lower right inset represents the approximate position of where the study was conducted. The red square on the upper left inset denotes the location of </w:t>
      </w:r>
      <w:proofErr w:type="spellStart"/>
      <w:r w:rsidRPr="00D37B11">
        <w:t>Chilko</w:t>
      </w:r>
      <w:proofErr w:type="spellEnd"/>
      <w:r w:rsidRPr="00D37B11">
        <w:t xml:space="preserve"> Lake in North America. </w:t>
      </w:r>
      <w:commentRangeEnd w:id="786"/>
      <w:r w:rsidR="00E71BF0">
        <w:rPr>
          <w:rStyle w:val="CommentReference"/>
          <w:rFonts w:ascii="Arial" w:eastAsia="Arial" w:hAnsi="Arial" w:cs="Arial"/>
          <w:lang w:val="en"/>
        </w:rPr>
        <w:commentReference w:id="786"/>
      </w:r>
    </w:p>
    <w:p w14:paraId="3FF499F2" w14:textId="3D02CDD7" w:rsidR="00254EA2" w:rsidRDefault="00254EA2" w:rsidP="007D38FD">
      <w:pPr>
        <w:spacing w:line="480" w:lineRule="auto"/>
        <w:rPr>
          <w:ins w:id="788" w:author="Cheng, Matt" w:date="2021-08-28T20:36:00Z"/>
        </w:rPr>
      </w:pPr>
    </w:p>
    <w:p w14:paraId="2F9F9716" w14:textId="570AF38A" w:rsidR="00E71BF0" w:rsidRDefault="00E71BF0" w:rsidP="007D38FD">
      <w:pPr>
        <w:spacing w:line="480" w:lineRule="auto"/>
        <w:rPr>
          <w:ins w:id="789" w:author="Cheng, Matt" w:date="2021-08-28T20:36:00Z"/>
        </w:rPr>
      </w:pPr>
      <w:ins w:id="790" w:author="Cheng, Matt" w:date="2021-08-28T20:36:00Z">
        <w:r>
          <w:t>\</w:t>
        </w:r>
      </w:ins>
    </w:p>
    <w:p w14:paraId="5A2DE35A" w14:textId="4818A9A8" w:rsidR="00E71BF0" w:rsidRDefault="00E71BF0" w:rsidP="007D38FD">
      <w:pPr>
        <w:spacing w:line="480" w:lineRule="auto"/>
        <w:rPr>
          <w:ins w:id="791" w:author="Cheng, Matt" w:date="2021-08-28T20:36:00Z"/>
        </w:rPr>
      </w:pPr>
    </w:p>
    <w:p w14:paraId="75317100" w14:textId="77777777" w:rsidR="00E71BF0" w:rsidRDefault="00E71BF0" w:rsidP="007D38FD">
      <w:pPr>
        <w:spacing w:line="480" w:lineRule="auto"/>
        <w:rPr>
          <w:ins w:id="792" w:author="Cheng, Matt" w:date="2021-08-28T20:22:00Z"/>
        </w:rPr>
      </w:pPr>
    </w:p>
    <w:p w14:paraId="55AE1387" w14:textId="333C8EC9" w:rsidR="00F7414A" w:rsidRDefault="00F7414A" w:rsidP="007D38FD">
      <w:pPr>
        <w:spacing w:line="480" w:lineRule="auto"/>
        <w:rPr>
          <w:ins w:id="793" w:author="Cheng, Matt" w:date="2021-08-28T20:22:00Z"/>
        </w:rPr>
      </w:pPr>
    </w:p>
    <w:p w14:paraId="353E7DC7" w14:textId="5631C6FC" w:rsidR="00F7414A" w:rsidRDefault="00F7414A" w:rsidP="007D38FD">
      <w:pPr>
        <w:spacing w:line="480" w:lineRule="auto"/>
        <w:rPr>
          <w:ins w:id="794" w:author="Cheng, Matt" w:date="2021-08-28T20:22:00Z"/>
        </w:rPr>
      </w:pPr>
    </w:p>
    <w:p w14:paraId="4EAB92E1" w14:textId="1CA5B5D7" w:rsidR="00F7414A" w:rsidRDefault="00F7414A" w:rsidP="007D38FD">
      <w:pPr>
        <w:spacing w:line="480" w:lineRule="auto"/>
        <w:rPr>
          <w:ins w:id="795" w:author="Cheng, Matt" w:date="2021-08-28T20:23:00Z"/>
        </w:rPr>
      </w:pPr>
    </w:p>
    <w:p w14:paraId="1C3DB979" w14:textId="77777777" w:rsidR="00F7414A" w:rsidRPr="00D37B11" w:rsidRDefault="00F7414A" w:rsidP="007D38FD">
      <w:pPr>
        <w:spacing w:line="480" w:lineRule="auto"/>
      </w:pPr>
    </w:p>
    <w:p w14:paraId="25300394" w14:textId="1CF314C0" w:rsidR="007D38FD" w:rsidRPr="00D37B11" w:rsidRDefault="007D38FD" w:rsidP="007D38FD">
      <w:pPr>
        <w:spacing w:line="480" w:lineRule="auto"/>
      </w:pPr>
      <w:r w:rsidRPr="00D37B11">
        <w:lastRenderedPageBreak/>
        <w:t xml:space="preserve">Table 1. Summary data for DIDSON deployments in </w:t>
      </w:r>
      <w:proofErr w:type="spellStart"/>
      <w:r w:rsidRPr="00D37B11">
        <w:t>Chilko</w:t>
      </w:r>
      <w:proofErr w:type="spellEnd"/>
      <w:r w:rsidRPr="00D37B11">
        <w:t xml:space="preserve"> Lake, British Columbia, Canada, from April 20 – 29, 2016 during a</w:t>
      </w:r>
      <w:r w:rsidR="00CF2CAD" w:rsidRPr="00D37B11">
        <w:t xml:space="preserve"> Sockeye Salmon</w:t>
      </w:r>
      <w:r w:rsidRPr="00D37B11">
        <w:t xml:space="preserve"> smolt outmigration period.</w:t>
      </w:r>
    </w:p>
    <w:tbl>
      <w:tblPr>
        <w:tblStyle w:val="PlainTable2"/>
        <w:tblW w:w="11160" w:type="dxa"/>
        <w:tblInd w:w="-810" w:type="dxa"/>
        <w:tblLook w:val="0620" w:firstRow="1" w:lastRow="0" w:firstColumn="0" w:lastColumn="0" w:noHBand="1" w:noVBand="1"/>
        <w:tblPrChange w:id="796" w:author="Cheng, Matt" w:date="2021-08-24T22:20:00Z">
          <w:tblPr>
            <w:tblStyle w:val="PlainTable2"/>
            <w:tblW w:w="10260" w:type="dxa"/>
            <w:tblInd w:w="-810" w:type="dxa"/>
            <w:tblLook w:val="0620" w:firstRow="1" w:lastRow="0" w:firstColumn="0" w:lastColumn="0" w:noHBand="1" w:noVBand="1"/>
          </w:tblPr>
        </w:tblPrChange>
      </w:tblPr>
      <w:tblGrid>
        <w:gridCol w:w="1443"/>
        <w:gridCol w:w="936"/>
        <w:gridCol w:w="1149"/>
        <w:gridCol w:w="1430"/>
        <w:gridCol w:w="1430"/>
        <w:gridCol w:w="1430"/>
        <w:gridCol w:w="222"/>
        <w:gridCol w:w="1336"/>
        <w:gridCol w:w="1784"/>
        <w:tblGridChange w:id="797">
          <w:tblGrid>
            <w:gridCol w:w="1443"/>
            <w:gridCol w:w="936"/>
            <w:gridCol w:w="1149"/>
            <w:gridCol w:w="1430"/>
            <w:gridCol w:w="1430"/>
            <w:gridCol w:w="1430"/>
            <w:gridCol w:w="222"/>
            <w:gridCol w:w="1336"/>
            <w:gridCol w:w="1350"/>
          </w:tblGrid>
        </w:tblGridChange>
      </w:tblGrid>
      <w:tr w:rsidR="00A07042" w:rsidRPr="00D37B11" w14:paraId="3EDA002B" w14:textId="1C9567B6" w:rsidTr="00A07042">
        <w:trPr>
          <w:cnfStyle w:val="100000000000" w:firstRow="1" w:lastRow="0" w:firstColumn="0" w:lastColumn="0" w:oddVBand="0" w:evenVBand="0" w:oddHBand="0" w:evenHBand="0" w:firstRowFirstColumn="0" w:firstRowLastColumn="0" w:lastRowFirstColumn="0" w:lastRowLastColumn="0"/>
          <w:trHeight w:val="1058"/>
          <w:trPrChange w:id="798" w:author="Cheng, Matt" w:date="2021-08-24T22:20:00Z">
            <w:trPr>
              <w:trHeight w:val="1058"/>
            </w:trPr>
          </w:trPrChange>
        </w:trPr>
        <w:tc>
          <w:tcPr>
            <w:tcW w:w="1443" w:type="dxa"/>
            <w:tcBorders>
              <w:top w:val="single" w:sz="12" w:space="0" w:color="auto"/>
              <w:bottom w:val="single" w:sz="12" w:space="0" w:color="auto"/>
            </w:tcBorders>
            <w:tcPrChange w:id="799" w:author="Cheng, Matt" w:date="2021-08-24T22:20:00Z">
              <w:tcPr>
                <w:tcW w:w="1228" w:type="dxa"/>
                <w:tcBorders>
                  <w:top w:val="single" w:sz="12" w:space="0" w:color="auto"/>
                  <w:bottom w:val="single" w:sz="12" w:space="0" w:color="auto"/>
                </w:tcBorders>
              </w:tcPr>
            </w:tcPrChange>
          </w:tcPr>
          <w:p w14:paraId="3E0604C1" w14:textId="617968AF" w:rsidR="00A07042" w:rsidRPr="00D37B11" w:rsidRDefault="00A07042" w:rsidP="00C217E8">
            <w:pPr>
              <w:cnfStyle w:val="100000000000" w:firstRow="1" w:lastRow="0" w:firstColumn="0" w:lastColumn="0" w:oddVBand="0" w:evenVBand="0" w:oddHBand="0" w:evenHBand="0" w:firstRowFirstColumn="0" w:firstRowLastColumn="0" w:lastRowFirstColumn="0" w:lastRowLastColumn="0"/>
              <w:rPr>
                <w:b w:val="0"/>
                <w:bCs w:val="0"/>
              </w:rPr>
            </w:pPr>
            <w:r w:rsidRPr="00D37B11">
              <w:rPr>
                <w:b w:val="0"/>
                <w:bCs w:val="0"/>
              </w:rPr>
              <w:t xml:space="preserve">Site and </w:t>
            </w:r>
            <w:ins w:id="800" w:author="Cheng, Matt" w:date="2021-08-24T22:21:00Z">
              <w:r w:rsidRPr="00D37B11">
                <w:rPr>
                  <w:b w:val="0"/>
                  <w:bCs w:val="0"/>
                </w:rPr>
                <w:t>d</w:t>
              </w:r>
            </w:ins>
            <w:del w:id="801" w:author="Cheng, Matt" w:date="2021-08-24T22:21:00Z">
              <w:r w:rsidRPr="00D37B11" w:rsidDel="00A07042">
                <w:rPr>
                  <w:b w:val="0"/>
                  <w:bCs w:val="0"/>
                </w:rPr>
                <w:delText>D</w:delText>
              </w:r>
            </w:del>
            <w:r w:rsidRPr="00D37B11">
              <w:rPr>
                <w:b w:val="0"/>
                <w:bCs w:val="0"/>
              </w:rPr>
              <w:t>ate(s)</w:t>
            </w:r>
          </w:p>
        </w:tc>
        <w:tc>
          <w:tcPr>
            <w:tcW w:w="936" w:type="dxa"/>
            <w:tcBorders>
              <w:top w:val="single" w:sz="12" w:space="0" w:color="auto"/>
              <w:bottom w:val="single" w:sz="12" w:space="0" w:color="auto"/>
            </w:tcBorders>
            <w:tcPrChange w:id="802" w:author="Cheng, Matt" w:date="2021-08-24T22:20:00Z">
              <w:tcPr>
                <w:tcW w:w="810" w:type="dxa"/>
                <w:tcBorders>
                  <w:top w:val="single" w:sz="12" w:space="0" w:color="auto"/>
                  <w:bottom w:val="single" w:sz="12" w:space="0" w:color="auto"/>
                </w:tcBorders>
              </w:tcPr>
            </w:tcPrChange>
          </w:tcPr>
          <w:p w14:paraId="4CFB4F4B" w14:textId="77777777" w:rsidR="00A07042" w:rsidRPr="00D37B11" w:rsidRDefault="00A07042" w:rsidP="00C217E8">
            <w:pPr>
              <w:cnfStyle w:val="100000000000" w:firstRow="1" w:lastRow="0" w:firstColumn="0" w:lastColumn="0" w:oddVBand="0" w:evenVBand="0" w:oddHBand="0" w:evenHBand="0" w:firstRowFirstColumn="0" w:firstRowLastColumn="0" w:lastRowFirstColumn="0" w:lastRowLastColumn="0"/>
              <w:rPr>
                <w:b w:val="0"/>
                <w:bCs w:val="0"/>
              </w:rPr>
            </w:pPr>
            <w:r w:rsidRPr="00D37B11">
              <w:rPr>
                <w:b w:val="0"/>
                <w:bCs w:val="0"/>
              </w:rPr>
              <w:t>Hours of video footage</w:t>
            </w:r>
          </w:p>
        </w:tc>
        <w:tc>
          <w:tcPr>
            <w:tcW w:w="1149" w:type="dxa"/>
            <w:tcBorders>
              <w:top w:val="single" w:sz="12" w:space="0" w:color="auto"/>
              <w:bottom w:val="single" w:sz="12" w:space="0" w:color="auto"/>
            </w:tcBorders>
            <w:tcPrChange w:id="803" w:author="Cheng, Matt" w:date="2021-08-24T22:20:00Z">
              <w:tcPr>
                <w:tcW w:w="985" w:type="dxa"/>
                <w:tcBorders>
                  <w:top w:val="single" w:sz="12" w:space="0" w:color="auto"/>
                  <w:bottom w:val="single" w:sz="12" w:space="0" w:color="auto"/>
                </w:tcBorders>
              </w:tcPr>
            </w:tcPrChange>
          </w:tcPr>
          <w:p w14:paraId="67EFFC09" w14:textId="2DF1450D" w:rsidR="00A07042" w:rsidRPr="00D37B11" w:rsidRDefault="00A07042" w:rsidP="00C217E8">
            <w:pPr>
              <w:cnfStyle w:val="100000000000" w:firstRow="1" w:lastRow="0" w:firstColumn="0" w:lastColumn="0" w:oddVBand="0" w:evenVBand="0" w:oddHBand="0" w:evenHBand="0" w:firstRowFirstColumn="0" w:firstRowLastColumn="0" w:lastRowFirstColumn="0" w:lastRowLastColumn="0"/>
              <w:rPr>
                <w:b w:val="0"/>
                <w:bCs w:val="0"/>
              </w:rPr>
            </w:pPr>
            <w:r w:rsidRPr="00D37B11">
              <w:rPr>
                <w:b w:val="0"/>
                <w:bCs w:val="0"/>
              </w:rPr>
              <w:t>Detection window area (m</w:t>
            </w:r>
            <w:r w:rsidRPr="00D37B11">
              <w:rPr>
                <w:b w:val="0"/>
                <w:bCs w:val="0"/>
                <w:vertAlign w:val="superscript"/>
              </w:rPr>
              <w:t>2</w:t>
            </w:r>
            <w:r w:rsidRPr="00D37B11">
              <w:rPr>
                <w:b w:val="0"/>
                <w:bCs w:val="0"/>
              </w:rPr>
              <w:t>)</w:t>
            </w:r>
          </w:p>
        </w:tc>
        <w:tc>
          <w:tcPr>
            <w:tcW w:w="1430" w:type="dxa"/>
            <w:tcBorders>
              <w:top w:val="single" w:sz="12" w:space="0" w:color="auto"/>
              <w:bottom w:val="single" w:sz="12" w:space="0" w:color="auto"/>
            </w:tcBorders>
            <w:tcPrChange w:id="804" w:author="Cheng, Matt" w:date="2021-08-24T22:20:00Z">
              <w:tcPr>
                <w:tcW w:w="1217" w:type="dxa"/>
                <w:tcBorders>
                  <w:top w:val="single" w:sz="12" w:space="0" w:color="auto"/>
                  <w:bottom w:val="single" w:sz="12" w:space="0" w:color="auto"/>
                </w:tcBorders>
              </w:tcPr>
            </w:tcPrChange>
          </w:tcPr>
          <w:p w14:paraId="16495561" w14:textId="59C7B22E" w:rsidR="00A07042" w:rsidRPr="00D37B11" w:rsidRDefault="00A07042" w:rsidP="000453B6">
            <w:pPr>
              <w:cnfStyle w:val="100000000000" w:firstRow="1" w:lastRow="0" w:firstColumn="0" w:lastColumn="0" w:oddVBand="0" w:evenVBand="0" w:oddHBand="0" w:evenHBand="0" w:firstRowFirstColumn="0" w:firstRowLastColumn="0" w:lastRowFirstColumn="0" w:lastRowLastColumn="0"/>
            </w:pPr>
            <w:r w:rsidRPr="00D37B11">
              <w:t xml:space="preserve">Average number of interactions </w:t>
            </w:r>
            <w:r w:rsidRPr="00D37B11">
              <w:rPr>
                <w:color w:val="202124"/>
                <w:shd w:val="clear" w:color="auto" w:fill="FFFFFF"/>
              </w:rPr>
              <w:t>± SD</w:t>
            </w:r>
          </w:p>
          <w:p w14:paraId="1068D357" w14:textId="165D34A5" w:rsidR="00A07042" w:rsidRPr="00D37B11" w:rsidRDefault="00A07042" w:rsidP="000453B6">
            <w:pPr>
              <w:cnfStyle w:val="100000000000" w:firstRow="1" w:lastRow="0" w:firstColumn="0" w:lastColumn="0" w:oddVBand="0" w:evenVBand="0" w:oddHBand="0" w:evenHBand="0" w:firstRowFirstColumn="0" w:firstRowLastColumn="0" w:lastRowFirstColumn="0" w:lastRowLastColumn="0"/>
              <w:rPr>
                <w:b w:val="0"/>
                <w:bCs w:val="0"/>
              </w:rPr>
            </w:pPr>
            <w:r w:rsidRPr="00D37B11">
              <w:rPr>
                <w:b w:val="0"/>
                <w:bCs w:val="0"/>
              </w:rPr>
              <w:t xml:space="preserve"> </w:t>
            </w:r>
            <w:r w:rsidRPr="00D37B11">
              <w:t>(m</w:t>
            </w:r>
            <w:r w:rsidRPr="00D37B11">
              <w:rPr>
                <w:vertAlign w:val="superscript"/>
              </w:rPr>
              <w:t>2</w:t>
            </w:r>
            <w:r w:rsidRPr="00D37B11">
              <w:t>)</w:t>
            </w:r>
          </w:p>
        </w:tc>
        <w:tc>
          <w:tcPr>
            <w:tcW w:w="1430" w:type="dxa"/>
            <w:tcBorders>
              <w:top w:val="single" w:sz="12" w:space="0" w:color="auto"/>
              <w:bottom w:val="single" w:sz="12" w:space="0" w:color="auto"/>
            </w:tcBorders>
            <w:tcPrChange w:id="805" w:author="Cheng, Matt" w:date="2021-08-24T22:20:00Z">
              <w:tcPr>
                <w:tcW w:w="1217" w:type="dxa"/>
                <w:tcBorders>
                  <w:top w:val="single" w:sz="12" w:space="0" w:color="auto"/>
                  <w:bottom w:val="single" w:sz="12" w:space="0" w:color="auto"/>
                </w:tcBorders>
              </w:tcPr>
            </w:tcPrChange>
          </w:tcPr>
          <w:p w14:paraId="208065BB" w14:textId="7AD671BB" w:rsidR="00A07042" w:rsidRPr="00D37B11" w:rsidRDefault="00A07042" w:rsidP="00C217E8">
            <w:pPr>
              <w:cnfStyle w:val="100000000000" w:firstRow="1" w:lastRow="0" w:firstColumn="0" w:lastColumn="0" w:oddVBand="0" w:evenVBand="0" w:oddHBand="0" w:evenHBand="0" w:firstRowFirstColumn="0" w:firstRowLastColumn="0" w:lastRowFirstColumn="0" w:lastRowLastColumn="0"/>
              <w:rPr>
                <w:b w:val="0"/>
                <w:bCs w:val="0"/>
              </w:rPr>
            </w:pPr>
            <w:r w:rsidRPr="00D37B11">
              <w:t>Minimum number of interactions (m</w:t>
            </w:r>
            <w:r w:rsidRPr="00D37B11">
              <w:rPr>
                <w:vertAlign w:val="superscript"/>
              </w:rPr>
              <w:t>2</w:t>
            </w:r>
            <w:r w:rsidRPr="00D37B11">
              <w:t>)</w:t>
            </w:r>
          </w:p>
        </w:tc>
        <w:tc>
          <w:tcPr>
            <w:tcW w:w="1430" w:type="dxa"/>
            <w:tcBorders>
              <w:top w:val="single" w:sz="12" w:space="0" w:color="auto"/>
              <w:bottom w:val="single" w:sz="12" w:space="0" w:color="auto"/>
            </w:tcBorders>
            <w:tcPrChange w:id="806" w:author="Cheng, Matt" w:date="2021-08-24T22:20:00Z">
              <w:tcPr>
                <w:tcW w:w="1217" w:type="dxa"/>
                <w:tcBorders>
                  <w:top w:val="single" w:sz="12" w:space="0" w:color="auto"/>
                  <w:bottom w:val="single" w:sz="12" w:space="0" w:color="auto"/>
                </w:tcBorders>
              </w:tcPr>
            </w:tcPrChange>
          </w:tcPr>
          <w:p w14:paraId="78CB8874" w14:textId="0FD6061A" w:rsidR="00A07042" w:rsidRPr="00D37B11" w:rsidRDefault="00A07042" w:rsidP="00C217E8">
            <w:pPr>
              <w:cnfStyle w:val="100000000000" w:firstRow="1" w:lastRow="0" w:firstColumn="0" w:lastColumn="0" w:oddVBand="0" w:evenVBand="0" w:oddHBand="0" w:evenHBand="0" w:firstRowFirstColumn="0" w:firstRowLastColumn="0" w:lastRowFirstColumn="0" w:lastRowLastColumn="0"/>
              <w:rPr>
                <w:b w:val="0"/>
                <w:bCs w:val="0"/>
              </w:rPr>
            </w:pPr>
            <w:r w:rsidRPr="00D37B11">
              <w:t>Maximum number of interactions (m</w:t>
            </w:r>
            <w:r w:rsidRPr="00D37B11">
              <w:rPr>
                <w:vertAlign w:val="superscript"/>
              </w:rPr>
              <w:t>2</w:t>
            </w:r>
            <w:r w:rsidRPr="00D37B11">
              <w:t>)</w:t>
            </w:r>
          </w:p>
        </w:tc>
        <w:tc>
          <w:tcPr>
            <w:tcW w:w="222" w:type="dxa"/>
            <w:tcBorders>
              <w:top w:val="single" w:sz="12" w:space="0" w:color="auto"/>
              <w:bottom w:val="single" w:sz="12" w:space="0" w:color="auto"/>
            </w:tcBorders>
            <w:tcPrChange w:id="807" w:author="Cheng, Matt" w:date="2021-08-24T22:20:00Z">
              <w:tcPr>
                <w:tcW w:w="221" w:type="dxa"/>
                <w:tcBorders>
                  <w:top w:val="single" w:sz="12" w:space="0" w:color="auto"/>
                  <w:bottom w:val="single" w:sz="12" w:space="0" w:color="auto"/>
                </w:tcBorders>
              </w:tcPr>
            </w:tcPrChange>
          </w:tcPr>
          <w:p w14:paraId="2440258C" w14:textId="2B7DB3D6" w:rsidR="00A07042" w:rsidRPr="00D37B11" w:rsidRDefault="00A07042" w:rsidP="00C217E8">
            <w:pPr>
              <w:cnfStyle w:val="100000000000" w:firstRow="1" w:lastRow="0" w:firstColumn="0" w:lastColumn="0" w:oddVBand="0" w:evenVBand="0" w:oddHBand="0" w:evenHBand="0" w:firstRowFirstColumn="0" w:firstRowLastColumn="0" w:lastRowFirstColumn="0" w:lastRowLastColumn="0"/>
              <w:rPr>
                <w:b w:val="0"/>
                <w:bCs w:val="0"/>
              </w:rPr>
            </w:pPr>
          </w:p>
        </w:tc>
        <w:tc>
          <w:tcPr>
            <w:tcW w:w="1336" w:type="dxa"/>
            <w:tcBorders>
              <w:top w:val="single" w:sz="12" w:space="0" w:color="auto"/>
              <w:bottom w:val="single" w:sz="12" w:space="0" w:color="auto"/>
            </w:tcBorders>
            <w:tcPrChange w:id="808" w:author="Cheng, Matt" w:date="2021-08-24T22:20:00Z">
              <w:tcPr>
                <w:tcW w:w="1139" w:type="dxa"/>
                <w:tcBorders>
                  <w:top w:val="single" w:sz="12" w:space="0" w:color="auto"/>
                  <w:bottom w:val="single" w:sz="12" w:space="0" w:color="auto"/>
                </w:tcBorders>
              </w:tcPr>
            </w:tcPrChange>
          </w:tcPr>
          <w:p w14:paraId="2100D29E" w14:textId="1C4DB8BB" w:rsidR="00A07042" w:rsidRPr="00D37B11" w:rsidRDefault="00A07042" w:rsidP="00C217E8">
            <w:pPr>
              <w:cnfStyle w:val="100000000000" w:firstRow="1" w:lastRow="0" w:firstColumn="0" w:lastColumn="0" w:oddVBand="0" w:evenVBand="0" w:oddHBand="0" w:evenHBand="0" w:firstRowFirstColumn="0" w:firstRowLastColumn="0" w:lastRowFirstColumn="0" w:lastRowLastColumn="0"/>
              <w:rPr>
                <w:b w:val="0"/>
                <w:bCs w:val="0"/>
              </w:rPr>
            </w:pPr>
            <w:r w:rsidRPr="00D37B11">
              <w:rPr>
                <w:b w:val="0"/>
                <w:bCs w:val="0"/>
              </w:rPr>
              <w:t>Total number of interactions</w:t>
            </w:r>
          </w:p>
        </w:tc>
        <w:tc>
          <w:tcPr>
            <w:tcW w:w="1784" w:type="dxa"/>
            <w:tcBorders>
              <w:top w:val="single" w:sz="12" w:space="0" w:color="auto"/>
              <w:bottom w:val="single" w:sz="12" w:space="0" w:color="auto"/>
            </w:tcBorders>
            <w:tcPrChange w:id="809" w:author="Cheng, Matt" w:date="2021-08-24T22:20:00Z">
              <w:tcPr>
                <w:tcW w:w="1241" w:type="dxa"/>
                <w:tcBorders>
                  <w:top w:val="single" w:sz="12" w:space="0" w:color="auto"/>
                  <w:bottom w:val="single" w:sz="12" w:space="0" w:color="auto"/>
                </w:tcBorders>
              </w:tcPr>
            </w:tcPrChange>
          </w:tcPr>
          <w:p w14:paraId="2AB87E85" w14:textId="0431439D" w:rsidR="00A07042" w:rsidRPr="00D37B11" w:rsidRDefault="00A07042" w:rsidP="00C217E8">
            <w:pPr>
              <w:cnfStyle w:val="100000000000" w:firstRow="1" w:lastRow="0" w:firstColumn="0" w:lastColumn="0" w:oddVBand="0" w:evenVBand="0" w:oddHBand="0" w:evenHBand="0" w:firstRowFirstColumn="0" w:firstRowLastColumn="0" w:lastRowFirstColumn="0" w:lastRowLastColumn="0"/>
              <w:rPr>
                <w:b w:val="0"/>
                <w:bCs w:val="0"/>
              </w:rPr>
            </w:pPr>
            <w:r w:rsidRPr="00D37B11">
              <w:rPr>
                <w:b w:val="0"/>
                <w:bCs w:val="0"/>
              </w:rPr>
              <w:t>Total number of smolts per deployment</w:t>
            </w:r>
          </w:p>
        </w:tc>
      </w:tr>
      <w:tr w:rsidR="00A07042" w:rsidRPr="00D37B11" w14:paraId="4B8025D1" w14:textId="02DA8026" w:rsidTr="00A07042">
        <w:trPr>
          <w:trHeight w:val="154"/>
          <w:trPrChange w:id="810" w:author="Cheng, Matt" w:date="2021-08-24T22:20:00Z">
            <w:trPr>
              <w:trHeight w:val="154"/>
            </w:trPr>
          </w:trPrChange>
        </w:trPr>
        <w:tc>
          <w:tcPr>
            <w:tcW w:w="1443" w:type="dxa"/>
            <w:tcBorders>
              <w:top w:val="single" w:sz="12" w:space="0" w:color="auto"/>
            </w:tcBorders>
            <w:tcPrChange w:id="811" w:author="Cheng, Matt" w:date="2021-08-24T22:20:00Z">
              <w:tcPr>
                <w:tcW w:w="1228" w:type="dxa"/>
                <w:tcBorders>
                  <w:top w:val="single" w:sz="12" w:space="0" w:color="auto"/>
                </w:tcBorders>
              </w:tcPr>
            </w:tcPrChange>
          </w:tcPr>
          <w:p w14:paraId="4C455A85" w14:textId="77777777" w:rsidR="00A07042" w:rsidRPr="00D37B11" w:rsidRDefault="00A07042" w:rsidP="00C217E8">
            <w:r w:rsidRPr="00D37B11">
              <w:t>Upstream Fence April 20 – 21 2016</w:t>
            </w:r>
          </w:p>
        </w:tc>
        <w:tc>
          <w:tcPr>
            <w:tcW w:w="936" w:type="dxa"/>
            <w:tcBorders>
              <w:top w:val="single" w:sz="12" w:space="0" w:color="auto"/>
            </w:tcBorders>
            <w:tcPrChange w:id="812" w:author="Cheng, Matt" w:date="2021-08-24T22:20:00Z">
              <w:tcPr>
                <w:tcW w:w="810" w:type="dxa"/>
                <w:tcBorders>
                  <w:top w:val="single" w:sz="12" w:space="0" w:color="auto"/>
                </w:tcBorders>
              </w:tcPr>
            </w:tcPrChange>
          </w:tcPr>
          <w:p w14:paraId="11460E8C" w14:textId="77777777" w:rsidR="00A07042" w:rsidRPr="00D37B11" w:rsidRDefault="00A07042" w:rsidP="00C217E8">
            <w:r w:rsidRPr="00D37B11">
              <w:t>14</w:t>
            </w:r>
          </w:p>
        </w:tc>
        <w:tc>
          <w:tcPr>
            <w:tcW w:w="1149" w:type="dxa"/>
            <w:tcBorders>
              <w:top w:val="single" w:sz="12" w:space="0" w:color="auto"/>
            </w:tcBorders>
            <w:tcPrChange w:id="813" w:author="Cheng, Matt" w:date="2021-08-24T22:20:00Z">
              <w:tcPr>
                <w:tcW w:w="985" w:type="dxa"/>
                <w:tcBorders>
                  <w:top w:val="single" w:sz="12" w:space="0" w:color="auto"/>
                </w:tcBorders>
              </w:tcPr>
            </w:tcPrChange>
          </w:tcPr>
          <w:p w14:paraId="688B3CE3" w14:textId="6B84F6DF" w:rsidR="00A07042" w:rsidRPr="00D37B11" w:rsidRDefault="00A07042" w:rsidP="00C217E8">
            <w:r w:rsidRPr="00D37B11">
              <w:t>29.27</w:t>
            </w:r>
          </w:p>
          <w:p w14:paraId="583E7B97" w14:textId="3F0CC917" w:rsidR="00A07042" w:rsidRPr="00D37B11" w:rsidRDefault="00A07042" w:rsidP="00C217E8"/>
        </w:tc>
        <w:tc>
          <w:tcPr>
            <w:tcW w:w="1430" w:type="dxa"/>
            <w:tcBorders>
              <w:top w:val="single" w:sz="12" w:space="0" w:color="auto"/>
            </w:tcBorders>
            <w:tcPrChange w:id="814" w:author="Cheng, Matt" w:date="2021-08-24T22:20:00Z">
              <w:tcPr>
                <w:tcW w:w="1217" w:type="dxa"/>
                <w:tcBorders>
                  <w:top w:val="single" w:sz="12" w:space="0" w:color="auto"/>
                </w:tcBorders>
              </w:tcPr>
            </w:tcPrChange>
          </w:tcPr>
          <w:p w14:paraId="08BD7C8D" w14:textId="20B4CDF7" w:rsidR="00A07042" w:rsidRPr="00D37B11" w:rsidRDefault="00A07042" w:rsidP="00C217E8">
            <w:r w:rsidRPr="00D37B11">
              <w:t>0.444±0.484</w:t>
            </w:r>
          </w:p>
        </w:tc>
        <w:tc>
          <w:tcPr>
            <w:tcW w:w="1430" w:type="dxa"/>
            <w:tcBorders>
              <w:top w:val="single" w:sz="12" w:space="0" w:color="auto"/>
            </w:tcBorders>
            <w:tcPrChange w:id="815" w:author="Cheng, Matt" w:date="2021-08-24T22:20:00Z">
              <w:tcPr>
                <w:tcW w:w="1217" w:type="dxa"/>
                <w:tcBorders>
                  <w:top w:val="single" w:sz="12" w:space="0" w:color="auto"/>
                </w:tcBorders>
              </w:tcPr>
            </w:tcPrChange>
          </w:tcPr>
          <w:p w14:paraId="685FD8D4" w14:textId="534E5140" w:rsidR="00A07042" w:rsidRPr="00D37B11" w:rsidRDefault="00A07042" w:rsidP="00C217E8">
            <w:r w:rsidRPr="00D37B11">
              <w:t>0</w:t>
            </w:r>
          </w:p>
        </w:tc>
        <w:tc>
          <w:tcPr>
            <w:tcW w:w="1430" w:type="dxa"/>
            <w:tcBorders>
              <w:top w:val="single" w:sz="12" w:space="0" w:color="auto"/>
            </w:tcBorders>
            <w:tcPrChange w:id="816" w:author="Cheng, Matt" w:date="2021-08-24T22:20:00Z">
              <w:tcPr>
                <w:tcW w:w="1217" w:type="dxa"/>
                <w:tcBorders>
                  <w:top w:val="single" w:sz="12" w:space="0" w:color="auto"/>
                </w:tcBorders>
              </w:tcPr>
            </w:tcPrChange>
          </w:tcPr>
          <w:p w14:paraId="400E3247" w14:textId="7E8FD9E4" w:rsidR="00A07042" w:rsidRPr="00D37B11" w:rsidRDefault="00A07042" w:rsidP="00C217E8">
            <w:r w:rsidRPr="00D37B11">
              <w:t>1.61</w:t>
            </w:r>
          </w:p>
        </w:tc>
        <w:tc>
          <w:tcPr>
            <w:tcW w:w="222" w:type="dxa"/>
            <w:tcBorders>
              <w:top w:val="single" w:sz="12" w:space="0" w:color="auto"/>
            </w:tcBorders>
            <w:tcPrChange w:id="817" w:author="Cheng, Matt" w:date="2021-08-24T22:20:00Z">
              <w:tcPr>
                <w:tcW w:w="221" w:type="dxa"/>
                <w:tcBorders>
                  <w:top w:val="single" w:sz="12" w:space="0" w:color="auto"/>
                </w:tcBorders>
              </w:tcPr>
            </w:tcPrChange>
          </w:tcPr>
          <w:p w14:paraId="6683ED9F" w14:textId="333EBBF5" w:rsidR="00A07042" w:rsidRPr="00D37B11" w:rsidRDefault="00A07042" w:rsidP="00C217E8"/>
        </w:tc>
        <w:tc>
          <w:tcPr>
            <w:tcW w:w="1336" w:type="dxa"/>
            <w:tcBorders>
              <w:top w:val="single" w:sz="12" w:space="0" w:color="auto"/>
            </w:tcBorders>
            <w:tcPrChange w:id="818" w:author="Cheng, Matt" w:date="2021-08-24T22:20:00Z">
              <w:tcPr>
                <w:tcW w:w="1139" w:type="dxa"/>
                <w:tcBorders>
                  <w:top w:val="single" w:sz="12" w:space="0" w:color="auto"/>
                </w:tcBorders>
              </w:tcPr>
            </w:tcPrChange>
          </w:tcPr>
          <w:p w14:paraId="14E6106A" w14:textId="5B4D6B51" w:rsidR="00A07042" w:rsidRPr="00D37B11" w:rsidRDefault="00A07042" w:rsidP="00C217E8">
            <w:r w:rsidRPr="00D37B11">
              <w:t>364</w:t>
            </w:r>
          </w:p>
        </w:tc>
        <w:tc>
          <w:tcPr>
            <w:tcW w:w="1784" w:type="dxa"/>
            <w:tcBorders>
              <w:top w:val="single" w:sz="12" w:space="0" w:color="auto"/>
            </w:tcBorders>
            <w:tcPrChange w:id="819" w:author="Cheng, Matt" w:date="2021-08-24T22:20:00Z">
              <w:tcPr>
                <w:tcW w:w="1241" w:type="dxa"/>
                <w:tcBorders>
                  <w:top w:val="single" w:sz="12" w:space="0" w:color="auto"/>
                </w:tcBorders>
              </w:tcPr>
            </w:tcPrChange>
          </w:tcPr>
          <w:p w14:paraId="1372DE64" w14:textId="2039F52B" w:rsidR="00A07042" w:rsidRPr="00D37B11" w:rsidRDefault="00A07042" w:rsidP="00C217E8">
            <w:r w:rsidRPr="00D37B11">
              <w:t>1,054,978</w:t>
            </w:r>
          </w:p>
        </w:tc>
      </w:tr>
      <w:tr w:rsidR="00A07042" w:rsidRPr="00D37B11" w14:paraId="1F4BC12C" w14:textId="38CA58BB" w:rsidTr="00A07042">
        <w:trPr>
          <w:trHeight w:val="154"/>
          <w:trPrChange w:id="820" w:author="Cheng, Matt" w:date="2021-08-24T22:20:00Z">
            <w:trPr>
              <w:trHeight w:val="154"/>
            </w:trPr>
          </w:trPrChange>
        </w:trPr>
        <w:tc>
          <w:tcPr>
            <w:tcW w:w="1443" w:type="dxa"/>
            <w:tcPrChange w:id="821" w:author="Cheng, Matt" w:date="2021-08-24T22:20:00Z">
              <w:tcPr>
                <w:tcW w:w="1228" w:type="dxa"/>
              </w:tcPr>
            </w:tcPrChange>
          </w:tcPr>
          <w:p w14:paraId="0E378DC8" w14:textId="77777777" w:rsidR="00A07042" w:rsidRPr="00D37B11" w:rsidRDefault="00A07042" w:rsidP="00C217E8">
            <w:r w:rsidRPr="00D37B11">
              <w:t>Downstream Fence April 21 – 22 2016</w:t>
            </w:r>
          </w:p>
        </w:tc>
        <w:tc>
          <w:tcPr>
            <w:tcW w:w="936" w:type="dxa"/>
            <w:tcPrChange w:id="822" w:author="Cheng, Matt" w:date="2021-08-24T22:20:00Z">
              <w:tcPr>
                <w:tcW w:w="810" w:type="dxa"/>
              </w:tcPr>
            </w:tcPrChange>
          </w:tcPr>
          <w:p w14:paraId="31749CA2" w14:textId="77777777" w:rsidR="00A07042" w:rsidRPr="00D37B11" w:rsidRDefault="00A07042" w:rsidP="00C217E8">
            <w:r w:rsidRPr="00D37B11">
              <w:t>14.5</w:t>
            </w:r>
          </w:p>
        </w:tc>
        <w:tc>
          <w:tcPr>
            <w:tcW w:w="1149" w:type="dxa"/>
            <w:tcPrChange w:id="823" w:author="Cheng, Matt" w:date="2021-08-24T22:20:00Z">
              <w:tcPr>
                <w:tcW w:w="985" w:type="dxa"/>
              </w:tcPr>
            </w:tcPrChange>
          </w:tcPr>
          <w:p w14:paraId="6DB8F8A8" w14:textId="7D4A3B23" w:rsidR="00A07042" w:rsidRPr="00D37B11" w:rsidRDefault="00A07042" w:rsidP="00C217E8">
            <w:r w:rsidRPr="00D37B11">
              <w:t>29.27</w:t>
            </w:r>
          </w:p>
        </w:tc>
        <w:tc>
          <w:tcPr>
            <w:tcW w:w="1430" w:type="dxa"/>
            <w:tcPrChange w:id="824" w:author="Cheng, Matt" w:date="2021-08-24T22:20:00Z">
              <w:tcPr>
                <w:tcW w:w="1217" w:type="dxa"/>
              </w:tcPr>
            </w:tcPrChange>
          </w:tcPr>
          <w:p w14:paraId="04D491CF" w14:textId="6FA6F144" w:rsidR="00A07042" w:rsidRPr="00D37B11" w:rsidRDefault="00A07042" w:rsidP="00C217E8">
            <w:r w:rsidRPr="00D37B11">
              <w:t>0.062±0.924</w:t>
            </w:r>
          </w:p>
        </w:tc>
        <w:tc>
          <w:tcPr>
            <w:tcW w:w="1430" w:type="dxa"/>
            <w:tcPrChange w:id="825" w:author="Cheng, Matt" w:date="2021-08-24T22:20:00Z">
              <w:tcPr>
                <w:tcW w:w="1217" w:type="dxa"/>
              </w:tcPr>
            </w:tcPrChange>
          </w:tcPr>
          <w:p w14:paraId="7282BE34" w14:textId="77777777" w:rsidR="00A07042" w:rsidRPr="00D37B11" w:rsidRDefault="00A07042" w:rsidP="00C217E8">
            <w:r w:rsidRPr="00D37B11">
              <w:t>0</w:t>
            </w:r>
          </w:p>
          <w:p w14:paraId="69EA702A" w14:textId="77777777" w:rsidR="00A07042" w:rsidRPr="00D37B11" w:rsidRDefault="00A07042" w:rsidP="00C217E8"/>
        </w:tc>
        <w:tc>
          <w:tcPr>
            <w:tcW w:w="1430" w:type="dxa"/>
            <w:tcPrChange w:id="826" w:author="Cheng, Matt" w:date="2021-08-24T22:20:00Z">
              <w:tcPr>
                <w:tcW w:w="1217" w:type="dxa"/>
              </w:tcPr>
            </w:tcPrChange>
          </w:tcPr>
          <w:p w14:paraId="61DDDD6A" w14:textId="1CC7BE83" w:rsidR="00A07042" w:rsidRPr="00D37B11" w:rsidRDefault="00A07042" w:rsidP="00C217E8">
            <w:r w:rsidRPr="00D37B11">
              <w:t>0.376</w:t>
            </w:r>
          </w:p>
        </w:tc>
        <w:tc>
          <w:tcPr>
            <w:tcW w:w="222" w:type="dxa"/>
            <w:tcPrChange w:id="827" w:author="Cheng, Matt" w:date="2021-08-24T22:20:00Z">
              <w:tcPr>
                <w:tcW w:w="221" w:type="dxa"/>
              </w:tcPr>
            </w:tcPrChange>
          </w:tcPr>
          <w:p w14:paraId="24A67A96" w14:textId="7BABB1E5" w:rsidR="00A07042" w:rsidRPr="00D37B11" w:rsidRDefault="00A07042" w:rsidP="00C217E8"/>
        </w:tc>
        <w:tc>
          <w:tcPr>
            <w:tcW w:w="1336" w:type="dxa"/>
            <w:tcPrChange w:id="828" w:author="Cheng, Matt" w:date="2021-08-24T22:20:00Z">
              <w:tcPr>
                <w:tcW w:w="1139" w:type="dxa"/>
              </w:tcPr>
            </w:tcPrChange>
          </w:tcPr>
          <w:p w14:paraId="66AF1480" w14:textId="22A7F2B3" w:rsidR="00A07042" w:rsidRPr="00D37B11" w:rsidRDefault="00A07042" w:rsidP="00C217E8">
            <w:r w:rsidRPr="00D37B11">
              <w:t>52</w:t>
            </w:r>
          </w:p>
        </w:tc>
        <w:tc>
          <w:tcPr>
            <w:tcW w:w="1784" w:type="dxa"/>
            <w:tcPrChange w:id="829" w:author="Cheng, Matt" w:date="2021-08-24T22:20:00Z">
              <w:tcPr>
                <w:tcW w:w="1241" w:type="dxa"/>
              </w:tcPr>
            </w:tcPrChange>
          </w:tcPr>
          <w:p w14:paraId="45BAC378" w14:textId="6F6C75C1" w:rsidR="00A07042" w:rsidRPr="00D37B11" w:rsidRDefault="00A07042" w:rsidP="00C217E8">
            <w:r w:rsidRPr="00D37B11">
              <w:t>1,082,198</w:t>
            </w:r>
          </w:p>
        </w:tc>
      </w:tr>
      <w:tr w:rsidR="00A07042" w:rsidRPr="00D37B11" w14:paraId="3F8EFFF8" w14:textId="28E99BA7" w:rsidTr="00A07042">
        <w:trPr>
          <w:trHeight w:val="154"/>
          <w:trPrChange w:id="830" w:author="Cheng, Matt" w:date="2021-08-24T22:20:00Z">
            <w:trPr>
              <w:trHeight w:val="154"/>
            </w:trPr>
          </w:trPrChange>
        </w:trPr>
        <w:tc>
          <w:tcPr>
            <w:tcW w:w="1443" w:type="dxa"/>
            <w:tcPrChange w:id="831" w:author="Cheng, Matt" w:date="2021-08-24T22:20:00Z">
              <w:tcPr>
                <w:tcW w:w="1228" w:type="dxa"/>
              </w:tcPr>
            </w:tcPrChange>
          </w:tcPr>
          <w:p w14:paraId="383E787F" w14:textId="77777777" w:rsidR="00A07042" w:rsidRPr="00D37B11" w:rsidRDefault="00A07042" w:rsidP="00C217E8">
            <w:r w:rsidRPr="00D37B11">
              <w:t>Downstream Fence April 23 – 24 2016</w:t>
            </w:r>
          </w:p>
        </w:tc>
        <w:tc>
          <w:tcPr>
            <w:tcW w:w="936" w:type="dxa"/>
            <w:tcPrChange w:id="832" w:author="Cheng, Matt" w:date="2021-08-24T22:20:00Z">
              <w:tcPr>
                <w:tcW w:w="810" w:type="dxa"/>
              </w:tcPr>
            </w:tcPrChange>
          </w:tcPr>
          <w:p w14:paraId="7EDA341F" w14:textId="77777777" w:rsidR="00A07042" w:rsidRPr="00D37B11" w:rsidRDefault="00A07042" w:rsidP="00C217E8">
            <w:r w:rsidRPr="00D37B11">
              <w:t>22</w:t>
            </w:r>
          </w:p>
        </w:tc>
        <w:tc>
          <w:tcPr>
            <w:tcW w:w="1149" w:type="dxa"/>
            <w:tcPrChange w:id="833" w:author="Cheng, Matt" w:date="2021-08-24T22:20:00Z">
              <w:tcPr>
                <w:tcW w:w="985" w:type="dxa"/>
              </w:tcPr>
            </w:tcPrChange>
          </w:tcPr>
          <w:p w14:paraId="5D4E7F10" w14:textId="55A59BAB" w:rsidR="00A07042" w:rsidRPr="00D37B11" w:rsidRDefault="00A07042" w:rsidP="00C217E8">
            <w:r w:rsidRPr="00D37B11">
              <w:t>29.27</w:t>
            </w:r>
          </w:p>
        </w:tc>
        <w:tc>
          <w:tcPr>
            <w:tcW w:w="1430" w:type="dxa"/>
            <w:tcPrChange w:id="834" w:author="Cheng, Matt" w:date="2021-08-24T22:20:00Z">
              <w:tcPr>
                <w:tcW w:w="1217" w:type="dxa"/>
              </w:tcPr>
            </w:tcPrChange>
          </w:tcPr>
          <w:p w14:paraId="3E833C5E" w14:textId="35E4778A" w:rsidR="00A07042" w:rsidRPr="00D37B11" w:rsidRDefault="00A07042" w:rsidP="00C217E8">
            <w:r w:rsidRPr="00D37B11">
              <w:t>0.008±0.018</w:t>
            </w:r>
          </w:p>
        </w:tc>
        <w:tc>
          <w:tcPr>
            <w:tcW w:w="1430" w:type="dxa"/>
            <w:tcPrChange w:id="835" w:author="Cheng, Matt" w:date="2021-08-24T22:20:00Z">
              <w:tcPr>
                <w:tcW w:w="1217" w:type="dxa"/>
              </w:tcPr>
            </w:tcPrChange>
          </w:tcPr>
          <w:p w14:paraId="4BAFB398" w14:textId="18CABBB5" w:rsidR="00A07042" w:rsidRPr="00D37B11" w:rsidRDefault="00A07042" w:rsidP="00C217E8">
            <w:r w:rsidRPr="00D37B11">
              <w:t>0</w:t>
            </w:r>
          </w:p>
        </w:tc>
        <w:tc>
          <w:tcPr>
            <w:tcW w:w="1430" w:type="dxa"/>
            <w:tcPrChange w:id="836" w:author="Cheng, Matt" w:date="2021-08-24T22:20:00Z">
              <w:tcPr>
                <w:tcW w:w="1217" w:type="dxa"/>
              </w:tcPr>
            </w:tcPrChange>
          </w:tcPr>
          <w:p w14:paraId="2E89B911" w14:textId="348FC8AD" w:rsidR="00A07042" w:rsidRPr="00D37B11" w:rsidRDefault="00A07042" w:rsidP="00C217E8">
            <w:r w:rsidRPr="00D37B11">
              <w:t>0.068</w:t>
            </w:r>
          </w:p>
        </w:tc>
        <w:tc>
          <w:tcPr>
            <w:tcW w:w="222" w:type="dxa"/>
            <w:tcPrChange w:id="837" w:author="Cheng, Matt" w:date="2021-08-24T22:20:00Z">
              <w:tcPr>
                <w:tcW w:w="221" w:type="dxa"/>
              </w:tcPr>
            </w:tcPrChange>
          </w:tcPr>
          <w:p w14:paraId="67FB75E6" w14:textId="17840367" w:rsidR="00A07042" w:rsidRPr="00D37B11" w:rsidRDefault="00A07042" w:rsidP="00C217E8"/>
        </w:tc>
        <w:tc>
          <w:tcPr>
            <w:tcW w:w="1336" w:type="dxa"/>
            <w:tcPrChange w:id="838" w:author="Cheng, Matt" w:date="2021-08-24T22:20:00Z">
              <w:tcPr>
                <w:tcW w:w="1139" w:type="dxa"/>
              </w:tcPr>
            </w:tcPrChange>
          </w:tcPr>
          <w:p w14:paraId="05B7054E" w14:textId="1A50DABC" w:rsidR="00A07042" w:rsidRPr="00D37B11" w:rsidRDefault="00A07042" w:rsidP="00C217E8">
            <w:r w:rsidRPr="00D37B11">
              <w:t>23</w:t>
            </w:r>
          </w:p>
        </w:tc>
        <w:tc>
          <w:tcPr>
            <w:tcW w:w="1784" w:type="dxa"/>
            <w:tcPrChange w:id="839" w:author="Cheng, Matt" w:date="2021-08-24T22:20:00Z">
              <w:tcPr>
                <w:tcW w:w="1241" w:type="dxa"/>
              </w:tcPr>
            </w:tcPrChange>
          </w:tcPr>
          <w:p w14:paraId="25050CF8" w14:textId="1E19F105" w:rsidR="00A07042" w:rsidRPr="00D37B11" w:rsidRDefault="00A07042" w:rsidP="00C217E8">
            <w:r w:rsidRPr="00D37B11">
              <w:t>5,339,320</w:t>
            </w:r>
          </w:p>
        </w:tc>
      </w:tr>
      <w:tr w:rsidR="00A07042" w:rsidRPr="00D37B11" w14:paraId="3921E1E4" w14:textId="4DCF3B84" w:rsidTr="00A07042">
        <w:trPr>
          <w:trHeight w:val="84"/>
          <w:trPrChange w:id="840" w:author="Cheng, Matt" w:date="2021-08-24T22:20:00Z">
            <w:trPr>
              <w:trHeight w:val="84"/>
            </w:trPr>
          </w:trPrChange>
        </w:trPr>
        <w:tc>
          <w:tcPr>
            <w:tcW w:w="1443" w:type="dxa"/>
            <w:tcPrChange w:id="841" w:author="Cheng, Matt" w:date="2021-08-24T22:20:00Z">
              <w:tcPr>
                <w:tcW w:w="1228" w:type="dxa"/>
              </w:tcPr>
            </w:tcPrChange>
          </w:tcPr>
          <w:p w14:paraId="6BFE909A" w14:textId="77777777" w:rsidR="00A07042" w:rsidRPr="00D37B11" w:rsidRDefault="00A07042" w:rsidP="00C217E8">
            <w:r w:rsidRPr="00D37B11">
              <w:t>Narrows April 25 -26 2016</w:t>
            </w:r>
          </w:p>
        </w:tc>
        <w:tc>
          <w:tcPr>
            <w:tcW w:w="936" w:type="dxa"/>
            <w:tcPrChange w:id="842" w:author="Cheng, Matt" w:date="2021-08-24T22:20:00Z">
              <w:tcPr>
                <w:tcW w:w="810" w:type="dxa"/>
              </w:tcPr>
            </w:tcPrChange>
          </w:tcPr>
          <w:p w14:paraId="7B5DCE1B" w14:textId="77777777" w:rsidR="00A07042" w:rsidRPr="00D37B11" w:rsidRDefault="00A07042" w:rsidP="00C217E8">
            <w:r w:rsidRPr="00D37B11">
              <w:t>5.5</w:t>
            </w:r>
          </w:p>
        </w:tc>
        <w:tc>
          <w:tcPr>
            <w:tcW w:w="1149" w:type="dxa"/>
            <w:tcPrChange w:id="843" w:author="Cheng, Matt" w:date="2021-08-24T22:20:00Z">
              <w:tcPr>
                <w:tcW w:w="985" w:type="dxa"/>
              </w:tcPr>
            </w:tcPrChange>
          </w:tcPr>
          <w:p w14:paraId="2D70CFAF" w14:textId="588B5506" w:rsidR="00A07042" w:rsidRPr="00D37B11" w:rsidRDefault="00A07042" w:rsidP="00C217E8">
            <w:r w:rsidRPr="00D37B11">
              <w:t>29.27</w:t>
            </w:r>
          </w:p>
        </w:tc>
        <w:tc>
          <w:tcPr>
            <w:tcW w:w="1430" w:type="dxa"/>
            <w:tcPrChange w:id="844" w:author="Cheng, Matt" w:date="2021-08-24T22:20:00Z">
              <w:tcPr>
                <w:tcW w:w="1217" w:type="dxa"/>
              </w:tcPr>
            </w:tcPrChange>
          </w:tcPr>
          <w:p w14:paraId="779D78D4" w14:textId="0B1257FD" w:rsidR="00A07042" w:rsidRPr="00D37B11" w:rsidRDefault="00A07042" w:rsidP="00C217E8">
            <w:r w:rsidRPr="00D37B11">
              <w:t>0.016±0.023</w:t>
            </w:r>
          </w:p>
        </w:tc>
        <w:tc>
          <w:tcPr>
            <w:tcW w:w="1430" w:type="dxa"/>
            <w:tcPrChange w:id="845" w:author="Cheng, Matt" w:date="2021-08-24T22:20:00Z">
              <w:tcPr>
                <w:tcW w:w="1217" w:type="dxa"/>
              </w:tcPr>
            </w:tcPrChange>
          </w:tcPr>
          <w:p w14:paraId="6F3159EB" w14:textId="59C62ECB" w:rsidR="00A07042" w:rsidRPr="00D37B11" w:rsidRDefault="00A07042" w:rsidP="00C217E8">
            <w:r w:rsidRPr="00D37B11">
              <w:t>0</w:t>
            </w:r>
          </w:p>
        </w:tc>
        <w:tc>
          <w:tcPr>
            <w:tcW w:w="1430" w:type="dxa"/>
            <w:tcPrChange w:id="846" w:author="Cheng, Matt" w:date="2021-08-24T22:20:00Z">
              <w:tcPr>
                <w:tcW w:w="1217" w:type="dxa"/>
              </w:tcPr>
            </w:tcPrChange>
          </w:tcPr>
          <w:p w14:paraId="535384C8" w14:textId="22FE1031" w:rsidR="00A07042" w:rsidRPr="00D37B11" w:rsidRDefault="00A07042" w:rsidP="00C217E8">
            <w:r w:rsidRPr="00D37B11">
              <w:t>0.068</w:t>
            </w:r>
          </w:p>
        </w:tc>
        <w:tc>
          <w:tcPr>
            <w:tcW w:w="222" w:type="dxa"/>
            <w:tcPrChange w:id="847" w:author="Cheng, Matt" w:date="2021-08-24T22:20:00Z">
              <w:tcPr>
                <w:tcW w:w="221" w:type="dxa"/>
              </w:tcPr>
            </w:tcPrChange>
          </w:tcPr>
          <w:p w14:paraId="16617B85" w14:textId="748D9BC3" w:rsidR="00A07042" w:rsidRPr="00D37B11" w:rsidRDefault="00A07042" w:rsidP="00C217E8"/>
        </w:tc>
        <w:tc>
          <w:tcPr>
            <w:tcW w:w="1336" w:type="dxa"/>
            <w:tcPrChange w:id="848" w:author="Cheng, Matt" w:date="2021-08-24T22:20:00Z">
              <w:tcPr>
                <w:tcW w:w="1139" w:type="dxa"/>
              </w:tcPr>
            </w:tcPrChange>
          </w:tcPr>
          <w:p w14:paraId="68713D7B" w14:textId="2AE40DA7" w:rsidR="00A07042" w:rsidRPr="00D37B11" w:rsidRDefault="00A07042" w:rsidP="00C217E8">
            <w:r w:rsidRPr="00D37B11">
              <w:t>5</w:t>
            </w:r>
          </w:p>
        </w:tc>
        <w:tc>
          <w:tcPr>
            <w:tcW w:w="1784" w:type="dxa"/>
            <w:tcPrChange w:id="849" w:author="Cheng, Matt" w:date="2021-08-24T22:20:00Z">
              <w:tcPr>
                <w:tcW w:w="1241" w:type="dxa"/>
              </w:tcPr>
            </w:tcPrChange>
          </w:tcPr>
          <w:p w14:paraId="222B245A" w14:textId="3EF51AA9" w:rsidR="00A07042" w:rsidRPr="00D37B11" w:rsidRDefault="00A07042" w:rsidP="00C217E8">
            <w:r w:rsidRPr="00D37B11">
              <w:t>26,000</w:t>
            </w:r>
          </w:p>
        </w:tc>
      </w:tr>
      <w:tr w:rsidR="00A07042" w:rsidRPr="00D37B11" w14:paraId="5F9FF231" w14:textId="6C1E4BA9" w:rsidTr="00A07042">
        <w:trPr>
          <w:trHeight w:val="38"/>
          <w:trPrChange w:id="850" w:author="Cheng, Matt" w:date="2021-08-24T22:20:00Z">
            <w:trPr>
              <w:trHeight w:val="38"/>
            </w:trPr>
          </w:trPrChange>
        </w:trPr>
        <w:tc>
          <w:tcPr>
            <w:tcW w:w="1443" w:type="dxa"/>
            <w:tcPrChange w:id="851" w:author="Cheng, Matt" w:date="2021-08-24T22:20:00Z">
              <w:tcPr>
                <w:tcW w:w="1228" w:type="dxa"/>
              </w:tcPr>
            </w:tcPrChange>
          </w:tcPr>
          <w:p w14:paraId="63E3AB56" w14:textId="77777777" w:rsidR="00A07042" w:rsidRPr="00D37B11" w:rsidRDefault="00A07042" w:rsidP="00C217E8">
            <w:r w:rsidRPr="00D37B11">
              <w:t>Upstream Fence April 27 – 29 2016</w:t>
            </w:r>
          </w:p>
        </w:tc>
        <w:tc>
          <w:tcPr>
            <w:tcW w:w="936" w:type="dxa"/>
            <w:tcPrChange w:id="852" w:author="Cheng, Matt" w:date="2021-08-24T22:20:00Z">
              <w:tcPr>
                <w:tcW w:w="810" w:type="dxa"/>
              </w:tcPr>
            </w:tcPrChange>
          </w:tcPr>
          <w:p w14:paraId="614097B7" w14:textId="77777777" w:rsidR="00A07042" w:rsidRPr="00D37B11" w:rsidRDefault="00A07042" w:rsidP="00C217E8">
            <w:r w:rsidRPr="00D37B11">
              <w:t>41.5</w:t>
            </w:r>
          </w:p>
        </w:tc>
        <w:tc>
          <w:tcPr>
            <w:tcW w:w="1149" w:type="dxa"/>
            <w:tcPrChange w:id="853" w:author="Cheng, Matt" w:date="2021-08-24T22:20:00Z">
              <w:tcPr>
                <w:tcW w:w="985" w:type="dxa"/>
              </w:tcPr>
            </w:tcPrChange>
          </w:tcPr>
          <w:p w14:paraId="27EB9734" w14:textId="4BEEBDBB" w:rsidR="00A07042" w:rsidRPr="00D37B11" w:rsidRDefault="00A07042" w:rsidP="00C217E8">
            <w:r w:rsidRPr="00D37B11">
              <w:t>9.87</w:t>
            </w:r>
          </w:p>
        </w:tc>
        <w:tc>
          <w:tcPr>
            <w:tcW w:w="1430" w:type="dxa"/>
            <w:tcPrChange w:id="854" w:author="Cheng, Matt" w:date="2021-08-24T22:20:00Z">
              <w:tcPr>
                <w:tcW w:w="1217" w:type="dxa"/>
              </w:tcPr>
            </w:tcPrChange>
          </w:tcPr>
          <w:p w14:paraId="654B4E88" w14:textId="07BFF79A" w:rsidR="00A07042" w:rsidRPr="00D37B11" w:rsidRDefault="00A07042" w:rsidP="00C217E8">
            <w:r w:rsidRPr="00D37B11">
              <w:t>1.37±1.18</w:t>
            </w:r>
          </w:p>
        </w:tc>
        <w:tc>
          <w:tcPr>
            <w:tcW w:w="1430" w:type="dxa"/>
            <w:tcPrChange w:id="855" w:author="Cheng, Matt" w:date="2021-08-24T22:20:00Z">
              <w:tcPr>
                <w:tcW w:w="1217" w:type="dxa"/>
              </w:tcPr>
            </w:tcPrChange>
          </w:tcPr>
          <w:p w14:paraId="1510A747" w14:textId="6A8A9394" w:rsidR="00A07042" w:rsidRPr="00D37B11" w:rsidRDefault="00A07042" w:rsidP="00C217E8">
            <w:r w:rsidRPr="00D37B11">
              <w:t>0</w:t>
            </w:r>
          </w:p>
        </w:tc>
        <w:tc>
          <w:tcPr>
            <w:tcW w:w="1430" w:type="dxa"/>
            <w:tcPrChange w:id="856" w:author="Cheng, Matt" w:date="2021-08-24T22:20:00Z">
              <w:tcPr>
                <w:tcW w:w="1217" w:type="dxa"/>
              </w:tcPr>
            </w:tcPrChange>
          </w:tcPr>
          <w:p w14:paraId="3AEE098A" w14:textId="614C7D4A" w:rsidR="00A07042" w:rsidRPr="00D37B11" w:rsidRDefault="00A07042" w:rsidP="00C217E8">
            <w:r w:rsidRPr="00D37B11">
              <w:t>4.86</w:t>
            </w:r>
          </w:p>
        </w:tc>
        <w:tc>
          <w:tcPr>
            <w:tcW w:w="222" w:type="dxa"/>
            <w:tcPrChange w:id="857" w:author="Cheng, Matt" w:date="2021-08-24T22:20:00Z">
              <w:tcPr>
                <w:tcW w:w="221" w:type="dxa"/>
              </w:tcPr>
            </w:tcPrChange>
          </w:tcPr>
          <w:p w14:paraId="20DC2409" w14:textId="4619C299" w:rsidR="00A07042" w:rsidRPr="00D37B11" w:rsidRDefault="00A07042" w:rsidP="00C217E8"/>
        </w:tc>
        <w:tc>
          <w:tcPr>
            <w:tcW w:w="1336" w:type="dxa"/>
            <w:tcPrChange w:id="858" w:author="Cheng, Matt" w:date="2021-08-24T22:20:00Z">
              <w:tcPr>
                <w:tcW w:w="1139" w:type="dxa"/>
              </w:tcPr>
            </w:tcPrChange>
          </w:tcPr>
          <w:p w14:paraId="3D24D98B" w14:textId="26DF360E" w:rsidR="00A07042" w:rsidRPr="00D37B11" w:rsidRDefault="00A07042" w:rsidP="00C217E8">
            <w:r w:rsidRPr="00D37B11">
              <w:t>1032</w:t>
            </w:r>
          </w:p>
        </w:tc>
        <w:tc>
          <w:tcPr>
            <w:tcW w:w="1784" w:type="dxa"/>
            <w:tcPrChange w:id="859" w:author="Cheng, Matt" w:date="2021-08-24T22:20:00Z">
              <w:tcPr>
                <w:tcW w:w="1241" w:type="dxa"/>
              </w:tcPr>
            </w:tcPrChange>
          </w:tcPr>
          <w:p w14:paraId="614990B9" w14:textId="7D9F9BF7" w:rsidR="00A07042" w:rsidRPr="00D37B11" w:rsidRDefault="00A07042" w:rsidP="00C217E8">
            <w:r w:rsidRPr="00D37B11">
              <w:t>2,041,534</w:t>
            </w:r>
          </w:p>
        </w:tc>
      </w:tr>
      <w:tr w:rsidR="00A07042" w:rsidRPr="00D37B11" w14:paraId="4BA5A985" w14:textId="5E41ECA3" w:rsidTr="00A07042">
        <w:trPr>
          <w:trHeight w:val="53"/>
          <w:trPrChange w:id="860" w:author="Cheng, Matt" w:date="2021-08-24T22:20:00Z">
            <w:trPr>
              <w:trHeight w:val="53"/>
            </w:trPr>
          </w:trPrChange>
        </w:trPr>
        <w:tc>
          <w:tcPr>
            <w:tcW w:w="1443" w:type="dxa"/>
            <w:tcBorders>
              <w:bottom w:val="single" w:sz="12" w:space="0" w:color="auto"/>
            </w:tcBorders>
            <w:tcPrChange w:id="861" w:author="Cheng, Matt" w:date="2021-08-24T22:20:00Z">
              <w:tcPr>
                <w:tcW w:w="1228" w:type="dxa"/>
                <w:tcBorders>
                  <w:bottom w:val="single" w:sz="12" w:space="0" w:color="auto"/>
                </w:tcBorders>
              </w:tcPr>
            </w:tcPrChange>
          </w:tcPr>
          <w:p w14:paraId="161B33EB" w14:textId="77777777" w:rsidR="00A07042" w:rsidRPr="00D37B11" w:rsidRDefault="00A07042" w:rsidP="00C217E8">
            <w:r w:rsidRPr="00D37B11">
              <w:t>Narrows April 29 2016</w:t>
            </w:r>
          </w:p>
        </w:tc>
        <w:tc>
          <w:tcPr>
            <w:tcW w:w="936" w:type="dxa"/>
            <w:tcBorders>
              <w:bottom w:val="single" w:sz="12" w:space="0" w:color="auto"/>
            </w:tcBorders>
            <w:tcPrChange w:id="862" w:author="Cheng, Matt" w:date="2021-08-24T22:20:00Z">
              <w:tcPr>
                <w:tcW w:w="810" w:type="dxa"/>
                <w:tcBorders>
                  <w:bottom w:val="single" w:sz="12" w:space="0" w:color="auto"/>
                </w:tcBorders>
              </w:tcPr>
            </w:tcPrChange>
          </w:tcPr>
          <w:p w14:paraId="18FF5938" w14:textId="77777777" w:rsidR="00A07042" w:rsidRPr="00D37B11" w:rsidRDefault="00A07042" w:rsidP="00C217E8">
            <w:r w:rsidRPr="00D37B11">
              <w:t>3.5</w:t>
            </w:r>
          </w:p>
        </w:tc>
        <w:tc>
          <w:tcPr>
            <w:tcW w:w="1149" w:type="dxa"/>
            <w:tcBorders>
              <w:bottom w:val="single" w:sz="12" w:space="0" w:color="auto"/>
            </w:tcBorders>
            <w:tcPrChange w:id="863" w:author="Cheng, Matt" w:date="2021-08-24T22:20:00Z">
              <w:tcPr>
                <w:tcW w:w="985" w:type="dxa"/>
                <w:tcBorders>
                  <w:bottom w:val="single" w:sz="12" w:space="0" w:color="auto"/>
                </w:tcBorders>
              </w:tcPr>
            </w:tcPrChange>
          </w:tcPr>
          <w:p w14:paraId="71A2F889" w14:textId="6FED4502" w:rsidR="00A07042" w:rsidRPr="00D37B11" w:rsidRDefault="00A07042" w:rsidP="00C217E8">
            <w:r w:rsidRPr="00D37B11">
              <w:t>29.27</w:t>
            </w:r>
          </w:p>
        </w:tc>
        <w:tc>
          <w:tcPr>
            <w:tcW w:w="1430" w:type="dxa"/>
            <w:tcBorders>
              <w:bottom w:val="single" w:sz="12" w:space="0" w:color="auto"/>
            </w:tcBorders>
            <w:tcPrChange w:id="864" w:author="Cheng, Matt" w:date="2021-08-24T22:20:00Z">
              <w:tcPr>
                <w:tcW w:w="1217" w:type="dxa"/>
                <w:tcBorders>
                  <w:bottom w:val="single" w:sz="12" w:space="0" w:color="auto"/>
                </w:tcBorders>
              </w:tcPr>
            </w:tcPrChange>
          </w:tcPr>
          <w:p w14:paraId="258A6572" w14:textId="4E6F68A2" w:rsidR="00A07042" w:rsidRPr="00D37B11" w:rsidRDefault="00A07042" w:rsidP="00C217E8">
            <w:r w:rsidRPr="00D37B11">
              <w:t>0.015±0.039</w:t>
            </w:r>
          </w:p>
        </w:tc>
        <w:tc>
          <w:tcPr>
            <w:tcW w:w="1430" w:type="dxa"/>
            <w:tcBorders>
              <w:bottom w:val="single" w:sz="12" w:space="0" w:color="auto"/>
            </w:tcBorders>
            <w:tcPrChange w:id="865" w:author="Cheng, Matt" w:date="2021-08-24T22:20:00Z">
              <w:tcPr>
                <w:tcW w:w="1217" w:type="dxa"/>
                <w:tcBorders>
                  <w:bottom w:val="single" w:sz="12" w:space="0" w:color="auto"/>
                </w:tcBorders>
              </w:tcPr>
            </w:tcPrChange>
          </w:tcPr>
          <w:p w14:paraId="4962929E" w14:textId="230DE625" w:rsidR="00A07042" w:rsidRPr="00D37B11" w:rsidRDefault="00A07042" w:rsidP="00C217E8">
            <w:r w:rsidRPr="00D37B11">
              <w:t>0</w:t>
            </w:r>
          </w:p>
        </w:tc>
        <w:tc>
          <w:tcPr>
            <w:tcW w:w="1430" w:type="dxa"/>
            <w:tcBorders>
              <w:bottom w:val="single" w:sz="12" w:space="0" w:color="auto"/>
            </w:tcBorders>
            <w:tcPrChange w:id="866" w:author="Cheng, Matt" w:date="2021-08-24T22:20:00Z">
              <w:tcPr>
                <w:tcW w:w="1217" w:type="dxa"/>
                <w:tcBorders>
                  <w:bottom w:val="single" w:sz="12" w:space="0" w:color="auto"/>
                </w:tcBorders>
              </w:tcPr>
            </w:tcPrChange>
          </w:tcPr>
          <w:p w14:paraId="659F86D2" w14:textId="6742E45E" w:rsidR="00A07042" w:rsidRPr="00D37B11" w:rsidRDefault="00A07042" w:rsidP="00C217E8">
            <w:r w:rsidRPr="00D37B11">
              <w:t>0.102</w:t>
            </w:r>
          </w:p>
        </w:tc>
        <w:tc>
          <w:tcPr>
            <w:tcW w:w="222" w:type="dxa"/>
            <w:tcBorders>
              <w:bottom w:val="single" w:sz="12" w:space="0" w:color="auto"/>
            </w:tcBorders>
            <w:tcPrChange w:id="867" w:author="Cheng, Matt" w:date="2021-08-24T22:20:00Z">
              <w:tcPr>
                <w:tcW w:w="221" w:type="dxa"/>
                <w:tcBorders>
                  <w:bottom w:val="single" w:sz="12" w:space="0" w:color="auto"/>
                </w:tcBorders>
              </w:tcPr>
            </w:tcPrChange>
          </w:tcPr>
          <w:p w14:paraId="37FEA873" w14:textId="58F0B631" w:rsidR="00A07042" w:rsidRPr="00D37B11" w:rsidRDefault="00A07042" w:rsidP="00C217E8"/>
        </w:tc>
        <w:tc>
          <w:tcPr>
            <w:tcW w:w="1336" w:type="dxa"/>
            <w:tcBorders>
              <w:bottom w:val="single" w:sz="12" w:space="0" w:color="auto"/>
            </w:tcBorders>
            <w:tcPrChange w:id="868" w:author="Cheng, Matt" w:date="2021-08-24T22:20:00Z">
              <w:tcPr>
                <w:tcW w:w="1139" w:type="dxa"/>
                <w:tcBorders>
                  <w:bottom w:val="single" w:sz="12" w:space="0" w:color="auto"/>
                </w:tcBorders>
              </w:tcPr>
            </w:tcPrChange>
          </w:tcPr>
          <w:p w14:paraId="13222DDB" w14:textId="5C297174" w:rsidR="00A07042" w:rsidRPr="00D37B11" w:rsidRDefault="00A07042" w:rsidP="00C217E8">
            <w:r w:rsidRPr="00D37B11">
              <w:t>3</w:t>
            </w:r>
          </w:p>
        </w:tc>
        <w:tc>
          <w:tcPr>
            <w:tcW w:w="1784" w:type="dxa"/>
            <w:tcBorders>
              <w:bottom w:val="single" w:sz="12" w:space="0" w:color="auto"/>
            </w:tcBorders>
            <w:tcPrChange w:id="869" w:author="Cheng, Matt" w:date="2021-08-24T22:20:00Z">
              <w:tcPr>
                <w:tcW w:w="1241" w:type="dxa"/>
                <w:tcBorders>
                  <w:bottom w:val="single" w:sz="12" w:space="0" w:color="auto"/>
                </w:tcBorders>
              </w:tcPr>
            </w:tcPrChange>
          </w:tcPr>
          <w:p w14:paraId="2220047B" w14:textId="3D42C278" w:rsidR="00A07042" w:rsidRPr="00D37B11" w:rsidRDefault="00A07042" w:rsidP="00C217E8">
            <w:r w:rsidRPr="00D37B11">
              <w:t>NA</w:t>
            </w:r>
          </w:p>
        </w:tc>
      </w:tr>
    </w:tbl>
    <w:p w14:paraId="67A9968F" w14:textId="77777777" w:rsidR="007D38FD" w:rsidRPr="00D37B11" w:rsidRDefault="007D38FD" w:rsidP="00041BD2">
      <w:pPr>
        <w:spacing w:line="480" w:lineRule="auto"/>
      </w:pPr>
    </w:p>
    <w:p w14:paraId="5E8F8164" w14:textId="2172423B" w:rsidR="009F4246" w:rsidRDefault="009F4246" w:rsidP="009F4246">
      <w:pPr>
        <w:spacing w:line="480" w:lineRule="auto"/>
        <w:rPr>
          <w:ins w:id="870" w:author="Cheng, Matt" w:date="2021-08-28T20:22:00Z"/>
          <w:color w:val="202124"/>
        </w:rPr>
      </w:pPr>
    </w:p>
    <w:p w14:paraId="37639758" w14:textId="77777777" w:rsidR="00796D85" w:rsidRPr="00D37B11" w:rsidRDefault="00796D85" w:rsidP="009F4246">
      <w:pPr>
        <w:spacing w:line="480" w:lineRule="auto"/>
        <w:rPr>
          <w:color w:val="202124"/>
        </w:rPr>
      </w:pPr>
    </w:p>
    <w:p w14:paraId="3AD0D2A5" w14:textId="468A3EED" w:rsidR="00061B05" w:rsidRPr="00D37B11" w:rsidRDefault="009F4246" w:rsidP="009F4246">
      <w:pPr>
        <w:spacing w:line="480" w:lineRule="auto"/>
        <w:rPr>
          <w:moveTo w:id="871" w:author="Cheng, Matt" w:date="2021-08-22T11:37:00Z"/>
          <w:color w:val="202124"/>
          <w:highlight w:val="white"/>
        </w:rPr>
      </w:pPr>
      <w:moveToRangeStart w:id="872" w:author="Cheng, Matt" w:date="2021-08-22T11:37:00Z" w:name="move80524695"/>
      <w:moveTo w:id="873" w:author="Cheng, Matt" w:date="2021-08-22T11:37:00Z">
        <w:r w:rsidRPr="00D37B11">
          <w:rPr>
            <w:noProof/>
            <w:color w:val="202124"/>
          </w:rPr>
          <w:lastRenderedPageBreak/>
          <w:drawing>
            <wp:inline distT="0" distB="0" distL="0" distR="0" wp14:anchorId="7AF87DE0" wp14:editId="2028ED57">
              <wp:extent cx="5943600" cy="3524885"/>
              <wp:effectExtent l="0" t="0" r="0" b="5715"/>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zoom_p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moveTo>
    </w:p>
    <w:p w14:paraId="7F4E53F9" w14:textId="77777777" w:rsidR="009F4246" w:rsidRPr="00D37B11" w:rsidRDefault="009F4246" w:rsidP="009F4246">
      <w:pPr>
        <w:spacing w:line="480" w:lineRule="auto"/>
        <w:rPr>
          <w:moveTo w:id="874" w:author="Cheng, Matt" w:date="2021-08-22T11:37:00Z"/>
          <w:color w:val="202124"/>
          <w:highlight w:val="white"/>
        </w:rPr>
      </w:pPr>
      <w:moveTo w:id="875" w:author="Cheng, Matt" w:date="2021-08-22T11:37:00Z">
        <w:r w:rsidRPr="00D37B11">
          <w:rPr>
            <w:color w:val="202124"/>
            <w:highlight w:val="white"/>
          </w:rPr>
          <w:t>Figure 2. The number of interactions per m</w:t>
        </w:r>
        <w:r w:rsidRPr="00D37B11">
          <w:rPr>
            <w:color w:val="202124"/>
            <w:highlight w:val="white"/>
            <w:vertAlign w:val="superscript"/>
          </w:rPr>
          <w:t>2</w:t>
        </w:r>
        <w:r w:rsidRPr="00D37B11">
          <w:rPr>
            <w:color w:val="202124"/>
            <w:highlight w:val="white"/>
          </w:rPr>
          <w:t xml:space="preserve"> detected between Bull Trout and smolts (blue, left y-axis) plotted alongside smolt density estimates (orange, right y-axis) across time. Grey shading indicates night-time hours. Plots A - F display interactions and smolt density estimates across different site-night combinations. Smolt densities were zero for plot F due to fence closures during the daytime. </w:t>
        </w:r>
      </w:moveTo>
    </w:p>
    <w:p w14:paraId="008007C9" w14:textId="77777777" w:rsidR="009F4246" w:rsidRPr="00D37B11" w:rsidRDefault="009F4246" w:rsidP="009F4246">
      <w:pPr>
        <w:spacing w:line="480" w:lineRule="auto"/>
        <w:rPr>
          <w:moveTo w:id="876" w:author="Cheng, Matt" w:date="2021-08-22T11:38:00Z"/>
          <w:color w:val="202124"/>
          <w:highlight w:val="white"/>
        </w:rPr>
      </w:pPr>
      <w:moveToRangeStart w:id="877" w:author="Cheng, Matt" w:date="2021-08-22T11:38:00Z" w:name="move80524716"/>
      <w:moveToRangeEnd w:id="872"/>
      <w:moveTo w:id="878" w:author="Cheng, Matt" w:date="2021-08-22T11:38:00Z">
        <w:r w:rsidRPr="00D37B11">
          <w:rPr>
            <w:noProof/>
            <w:color w:val="202124"/>
          </w:rPr>
          <w:lastRenderedPageBreak/>
          <w:drawing>
            <wp:inline distT="0" distB="0" distL="0" distR="0" wp14:anchorId="781D3C36" wp14:editId="149BDC7B">
              <wp:extent cx="6870338" cy="4079630"/>
              <wp:effectExtent l="0" t="0" r="63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83079" cy="4087196"/>
                      </a:xfrm>
                      <a:prstGeom prst="rect">
                        <a:avLst/>
                      </a:prstGeom>
                    </pic:spPr>
                  </pic:pic>
                </a:graphicData>
              </a:graphic>
            </wp:inline>
          </w:drawing>
        </w:r>
      </w:moveTo>
    </w:p>
    <w:p w14:paraId="4AB76151" w14:textId="77777777" w:rsidR="009F4246" w:rsidRPr="00D37B11" w:rsidRDefault="009F4246" w:rsidP="009F4246">
      <w:pPr>
        <w:spacing w:line="480" w:lineRule="auto"/>
        <w:rPr>
          <w:moveTo w:id="879" w:author="Cheng, Matt" w:date="2021-08-22T11:38:00Z"/>
          <w:color w:val="202124"/>
          <w:highlight w:val="white"/>
        </w:rPr>
      </w:pPr>
      <w:moveTo w:id="880" w:author="Cheng, Matt" w:date="2021-08-22T11:38:00Z">
        <w:r w:rsidRPr="00D37B11">
          <w:rPr>
            <w:color w:val="202124"/>
            <w:highlight w:val="white"/>
          </w:rPr>
          <w:t>Figure 3. Total lengths (cm) of Bull Trout measured via two different methods. Upper panel shows unfiltered DIDSON length measurements of Bull Trout among sites. Lower panel shows Bull Trout length measurements aggregated among sites. Filtered DIDSON measurements (n = 47) indicate estimates that were filtered to provide a conservative estimate of Bull Trout length (see Methods). Field estimates of Bull Trout (n = 327) were obtained from previous studies done in the same system (</w:t>
        </w:r>
        <w:proofErr w:type="spellStart"/>
        <w:r w:rsidRPr="00D37B11">
          <w:rPr>
            <w:color w:val="202124"/>
            <w:highlight w:val="white"/>
          </w:rPr>
          <w:t>Furey</w:t>
        </w:r>
        <w:proofErr w:type="spellEnd"/>
        <w:r w:rsidRPr="00D37B11">
          <w:rPr>
            <w:color w:val="202124"/>
            <w:highlight w:val="white"/>
          </w:rPr>
          <w:t xml:space="preserve"> and </w:t>
        </w:r>
        <w:proofErr w:type="spellStart"/>
        <w:r w:rsidRPr="00D37B11">
          <w:rPr>
            <w:color w:val="202124"/>
            <w:highlight w:val="white"/>
          </w:rPr>
          <w:t>Hinch</w:t>
        </w:r>
        <w:proofErr w:type="spellEnd"/>
        <w:r w:rsidRPr="00D37B11">
          <w:rPr>
            <w:color w:val="202124"/>
            <w:highlight w:val="white"/>
          </w:rPr>
          <w:t xml:space="preserve"> 2017; </w:t>
        </w:r>
        <w:proofErr w:type="spellStart"/>
        <w:r w:rsidRPr="00D37B11">
          <w:rPr>
            <w:color w:val="202124"/>
            <w:highlight w:val="white"/>
          </w:rPr>
          <w:t>Furey</w:t>
        </w:r>
        <w:proofErr w:type="spellEnd"/>
        <w:r w:rsidRPr="00D37B11">
          <w:rPr>
            <w:color w:val="202124"/>
            <w:highlight w:val="white"/>
          </w:rPr>
          <w:t xml:space="preserve"> et al. 2015; </w:t>
        </w:r>
        <w:proofErr w:type="spellStart"/>
        <w:r w:rsidRPr="00D37B11">
          <w:rPr>
            <w:color w:val="202124"/>
            <w:highlight w:val="white"/>
          </w:rPr>
          <w:t>Kanigan</w:t>
        </w:r>
        <w:proofErr w:type="spellEnd"/>
        <w:r w:rsidRPr="00D37B11">
          <w:rPr>
            <w:color w:val="202124"/>
            <w:highlight w:val="white"/>
          </w:rPr>
          <w:t xml:space="preserve"> 2019). Lines in the middle of the boxplots represent the median, the left and right edges represent the 25th and 75th percentile respectively, and the whiskers represent values 1.5-times the interquartile range. Black dashed lines represent the minimum (41 cm) and maximum (79.5 cm) sizes of Bull Trout measured in the field. </w:t>
        </w:r>
      </w:moveTo>
    </w:p>
    <w:moveToRangeEnd w:id="877"/>
    <w:p w14:paraId="24D4753F" w14:textId="77777777" w:rsidR="0001115B" w:rsidRPr="00D37B11" w:rsidRDefault="0001115B" w:rsidP="00E71425">
      <w:pPr>
        <w:spacing w:line="480" w:lineRule="auto"/>
      </w:pPr>
    </w:p>
    <w:sectPr w:rsidR="0001115B" w:rsidRPr="00D37B11" w:rsidSect="00C04163">
      <w:headerReference w:type="default" r:id="rId14"/>
      <w:footerReference w:type="even" r:id="rId15"/>
      <w:footerReference w:type="default" r:id="rId16"/>
      <w:pgSz w:w="12240" w:h="15840"/>
      <w:pgMar w:top="1440" w:right="1440" w:bottom="1440" w:left="1440" w:header="720" w:footer="720" w:gutter="0"/>
      <w:lnNumType w:countBy="1" w:restart="continuous"/>
      <w:cols w:space="720"/>
      <w:docGrid w:linePitch="360"/>
      <w:sectPrChange w:id="893" w:author="Cheng, Matt" w:date="2021-08-24T23:00:00Z">
        <w:sectPr w:rsidR="0001115B" w:rsidRPr="00D37B11" w:rsidSect="00C04163">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athan Furey" w:date="2021-08-21T16:23:00Z" w:initials="NF">
    <w:p w14:paraId="2C07CC2B" w14:textId="3923ADF6" w:rsidR="0001115B" w:rsidRDefault="0001115B">
      <w:pPr>
        <w:pStyle w:val="CommentText"/>
      </w:pPr>
      <w:r>
        <w:rPr>
          <w:rStyle w:val="CommentReference"/>
        </w:rPr>
        <w:annotationRef/>
      </w:r>
      <w:r>
        <w:t xml:space="preserve">What do you think the title of </w:t>
      </w:r>
      <w:proofErr w:type="spellStart"/>
      <w:r>
        <w:t>th</w:t>
      </w:r>
      <w:proofErr w:type="spellEnd"/>
      <w:r>
        <w:t xml:space="preserve"> </w:t>
      </w:r>
      <w:proofErr w:type="spellStart"/>
      <w:r>
        <w:t>epaper</w:t>
      </w:r>
      <w:proofErr w:type="spellEnd"/>
      <w:r>
        <w:t xml:space="preserve"> should be?</w:t>
      </w:r>
    </w:p>
  </w:comment>
  <w:comment w:id="2" w:author="Cheng, Matt" w:date="2021-08-22T11:33:00Z" w:initials="CM">
    <w:p w14:paraId="3E62CB7A" w14:textId="128120D8" w:rsidR="0001115B" w:rsidRDefault="0001115B">
      <w:pPr>
        <w:pStyle w:val="CommentText"/>
      </w:pPr>
      <w:r>
        <w:rPr>
          <w:rStyle w:val="CommentReference"/>
        </w:rPr>
        <w:annotationRef/>
      </w:r>
      <w:r>
        <w:t>Not sure if this comes off too strong…</w:t>
      </w:r>
    </w:p>
  </w:comment>
  <w:comment w:id="30" w:author="Nathan Furey" w:date="2021-08-21T16:23:00Z" w:initials="NF">
    <w:p w14:paraId="6F83AAC3" w14:textId="7ACAB646" w:rsidR="0001115B" w:rsidRDefault="0001115B">
      <w:pPr>
        <w:pStyle w:val="CommentText"/>
      </w:pPr>
      <w:r>
        <w:rPr>
          <w:rStyle w:val="CommentReference"/>
        </w:rPr>
        <w:annotationRef/>
      </w:r>
      <w:r>
        <w:t xml:space="preserve">Use all of the authors as on your poster as a starting point; we will consider if we need to edit from there. </w:t>
      </w:r>
    </w:p>
  </w:comment>
  <w:comment w:id="80" w:author="Nathan Furey" w:date="2021-08-21T16:23:00Z" w:initials="NF">
    <w:p w14:paraId="28D59AFF" w14:textId="65119B67" w:rsidR="0001115B" w:rsidRDefault="0001115B">
      <w:pPr>
        <w:pStyle w:val="CommentText"/>
      </w:pPr>
      <w:r>
        <w:rPr>
          <w:rStyle w:val="CommentReference"/>
        </w:rPr>
        <w:annotationRef/>
      </w:r>
      <w:r>
        <w:t>In the next draft, write an abstract</w:t>
      </w:r>
    </w:p>
  </w:comment>
  <w:comment w:id="81" w:author="Cheng, Matt" w:date="2021-08-22T11:24:00Z" w:initials="CM">
    <w:p w14:paraId="65492829" w14:textId="46CE017E" w:rsidR="0001115B" w:rsidRDefault="0001115B">
      <w:pPr>
        <w:pStyle w:val="CommentText"/>
      </w:pPr>
      <w:r>
        <w:rPr>
          <w:rStyle w:val="CommentReference"/>
        </w:rPr>
        <w:annotationRef/>
      </w:r>
      <w:r>
        <w:t xml:space="preserve">FYI: There is a </w:t>
      </w:r>
      <w:proofErr w:type="gramStart"/>
      <w:r>
        <w:t>300 word</w:t>
      </w:r>
      <w:proofErr w:type="gramEnd"/>
      <w:r>
        <w:t xml:space="preserve"> limit for abstracts. I’ve recycled parts of abstract written for the URC but have extended and elaborated on findings. </w:t>
      </w:r>
    </w:p>
  </w:comment>
  <w:comment w:id="101" w:author="Cheng, Matt" w:date="2021-08-24T22:07:00Z" w:initials="CM">
    <w:p w14:paraId="731063D6" w14:textId="765A1B37" w:rsidR="00795D25" w:rsidRDefault="00795D25">
      <w:pPr>
        <w:pStyle w:val="CommentText"/>
      </w:pPr>
      <w:r>
        <w:rPr>
          <w:rStyle w:val="CommentReference"/>
        </w:rPr>
        <w:annotationRef/>
      </w:r>
      <w:r>
        <w:t>I think this encompasses the why a</w:t>
      </w:r>
      <w:r w:rsidR="004E63C1">
        <w:t>nd how</w:t>
      </w:r>
    </w:p>
  </w:comment>
  <w:comment w:id="157" w:author="Cheng, Matt" w:date="2021-08-24T22:06:00Z" w:initials="CM">
    <w:p w14:paraId="245A66DD" w14:textId="1F19480E" w:rsidR="00795D25" w:rsidRDefault="00795D25">
      <w:pPr>
        <w:pStyle w:val="CommentText"/>
      </w:pPr>
      <w:r>
        <w:rPr>
          <w:rStyle w:val="CommentReference"/>
        </w:rPr>
        <w:annotationRef/>
      </w:r>
      <w:r>
        <w:t xml:space="preserve">Per journal guidelines – needs to state why and how the study was done. </w:t>
      </w:r>
    </w:p>
  </w:comment>
  <w:comment w:id="227" w:author="Nathan Furey" w:date="2021-08-19T18:54:00Z" w:initials="NF">
    <w:p w14:paraId="58D2FE33" w14:textId="77777777" w:rsidR="0001115B" w:rsidRDefault="0001115B">
      <w:pPr>
        <w:pStyle w:val="CommentText"/>
      </w:pPr>
      <w:r>
        <w:rPr>
          <w:rStyle w:val="CommentReference"/>
        </w:rPr>
        <w:annotationRef/>
      </w:r>
      <w:r>
        <w:t>But this is Atlantic salmon, correct? You already narrowed to Pacific salmon, don’t broaden to other species. There is enough literature on Pacific salmon.</w:t>
      </w:r>
    </w:p>
    <w:p w14:paraId="01E5F686" w14:textId="77777777" w:rsidR="0001115B" w:rsidRDefault="0001115B">
      <w:pPr>
        <w:pStyle w:val="CommentText"/>
      </w:pPr>
    </w:p>
    <w:p w14:paraId="61529B2D" w14:textId="70391EE1" w:rsidR="0001115B" w:rsidRDefault="0001115B">
      <w:pPr>
        <w:pStyle w:val="CommentText"/>
      </w:pPr>
      <w:r>
        <w:t xml:space="preserve">And this sentence is a bit confusing – as you state that increased densities increases number of returning </w:t>
      </w:r>
      <w:proofErr w:type="spellStart"/>
      <w:r>
        <w:t>spawners</w:t>
      </w:r>
      <w:proofErr w:type="spellEnd"/>
      <w:r>
        <w:t xml:space="preserve">. But then you don’t state what factors could result in this relationship? It seems more important to link that correlation with the idea that smolts are therefore important to adult productivity. </w:t>
      </w:r>
    </w:p>
    <w:p w14:paraId="66464003" w14:textId="77777777" w:rsidR="0001115B" w:rsidRDefault="0001115B">
      <w:pPr>
        <w:pStyle w:val="CommentText"/>
      </w:pPr>
    </w:p>
    <w:p w14:paraId="00D932EF" w14:textId="3917EF5B" w:rsidR="0001115B" w:rsidRDefault="0001115B">
      <w:pPr>
        <w:pStyle w:val="CommentText"/>
      </w:pPr>
    </w:p>
  </w:comment>
  <w:comment w:id="252" w:author="Nathan Furey" w:date="2021-08-19T19:36:00Z" w:initials="NF">
    <w:p w14:paraId="5A629433" w14:textId="4B23CD41" w:rsidR="0001115B" w:rsidRDefault="0001115B">
      <w:pPr>
        <w:pStyle w:val="CommentText"/>
      </w:pPr>
      <w:r>
        <w:rPr>
          <w:rStyle w:val="CommentReference"/>
        </w:rPr>
        <w:annotationRef/>
      </w:r>
      <w:r>
        <w:t xml:space="preserve">Is this Atlantic salmon again? Read the introductions of my papers and Clark et al. </w:t>
      </w:r>
      <w:proofErr w:type="spellStart"/>
      <w:r>
        <w:t>Rechisky</w:t>
      </w:r>
      <w:proofErr w:type="spellEnd"/>
      <w:r>
        <w:t xml:space="preserve"> et al – they will give you some good references for Pacific salmon on the importance of smolts. </w:t>
      </w:r>
    </w:p>
  </w:comment>
  <w:comment w:id="262" w:author="Nathan Furey" w:date="2021-08-20T08:28:00Z" w:initials="NF">
    <w:p w14:paraId="0155AC3C" w14:textId="562AC06F" w:rsidR="0001115B" w:rsidRDefault="0001115B">
      <w:pPr>
        <w:pStyle w:val="CommentText"/>
      </w:pPr>
      <w:r>
        <w:rPr>
          <w:rStyle w:val="CommentReference"/>
        </w:rPr>
        <w:annotationRef/>
      </w:r>
      <w:r>
        <w:t>This paragraph still bounces around a lot. Need to try to put information in a logical order and have transitions among sentences. Also need to be careful. The way you set this up implies that bull trout/predation is why survival rates have decreased!</w:t>
      </w:r>
    </w:p>
  </w:comment>
  <w:comment w:id="267" w:author="Cheng, Matt" w:date="2021-08-24T21:28:00Z" w:initials="CM">
    <w:p w14:paraId="1FF0891D" w14:textId="64D69CF1" w:rsidR="00B43B7C" w:rsidRDefault="00B43B7C" w:rsidP="00B43B7C">
      <w:pPr>
        <w:pStyle w:val="CommentText"/>
      </w:pPr>
      <w:r>
        <w:rPr>
          <w:rStyle w:val="CommentReference"/>
        </w:rPr>
        <w:annotationRef/>
      </w:r>
      <w:r>
        <w:t xml:space="preserve">Moved this here b/c I think it transition a bit better and sets up the paragraph as a short review of what has been studied. </w:t>
      </w:r>
    </w:p>
  </w:comment>
  <w:comment w:id="278" w:author="Cheng, Matt" w:date="2021-08-22T12:50:00Z" w:initials="CM">
    <w:p w14:paraId="4D76C559" w14:textId="05CB183B" w:rsidR="0001115B" w:rsidRDefault="0001115B">
      <w:pPr>
        <w:pStyle w:val="CommentText"/>
      </w:pPr>
      <w:r>
        <w:rPr>
          <w:rStyle w:val="CommentReference"/>
        </w:rPr>
        <w:annotationRef/>
      </w:r>
      <w:r>
        <w:t>I don’t have the reference for this.</w:t>
      </w:r>
    </w:p>
  </w:comment>
  <w:comment w:id="309" w:author="Nathan Furey" w:date="2021-08-20T07:28:00Z" w:initials="NF">
    <w:p w14:paraId="739C62E1" w14:textId="7162A6B0" w:rsidR="0001115B" w:rsidRDefault="0001115B">
      <w:pPr>
        <w:pStyle w:val="CommentText"/>
      </w:pPr>
      <w:r>
        <w:rPr>
          <w:rStyle w:val="CommentReference"/>
        </w:rPr>
        <w:annotationRef/>
      </w:r>
      <w:r>
        <w:t xml:space="preserve">Although true, this is only at the fence. So this is some nuance that I don’t think is worth explaining here (no mention of fence yet), so just broaden this statement a bit. </w:t>
      </w:r>
    </w:p>
  </w:comment>
  <w:comment w:id="358" w:author="Cheng, Matt" w:date="2021-08-22T11:47:00Z" w:initials="CM">
    <w:p w14:paraId="597E6C8A" w14:textId="246DDA0F" w:rsidR="0001115B" w:rsidRDefault="0001115B">
      <w:pPr>
        <w:pStyle w:val="CommentText"/>
      </w:pPr>
      <w:r>
        <w:rPr>
          <w:rStyle w:val="CommentReference"/>
        </w:rPr>
        <w:annotationRef/>
      </w:r>
      <w:r>
        <w:t>do you think the site codes are necessary if we only abbreviate in fig 2?</w:t>
      </w:r>
    </w:p>
  </w:comment>
  <w:comment w:id="369" w:author="Nathan Furey" w:date="2021-08-21T15:02:00Z" w:initials="NF">
    <w:p w14:paraId="6BB817CB" w14:textId="77777777" w:rsidR="0001115B" w:rsidRDefault="0001115B">
      <w:pPr>
        <w:pStyle w:val="CommentText"/>
      </w:pPr>
      <w:r>
        <w:rPr>
          <w:rStyle w:val="CommentReference"/>
        </w:rPr>
        <w:annotationRef/>
      </w:r>
      <w:r>
        <w:t xml:space="preserve">Number of videos doesn’t affect analyses does it? It shouldn’t matter how many videos a night is made of, just instead hours of footage. </w:t>
      </w:r>
    </w:p>
    <w:p w14:paraId="1027B7FF" w14:textId="77777777" w:rsidR="0001115B" w:rsidRDefault="0001115B">
      <w:pPr>
        <w:pStyle w:val="CommentText"/>
      </w:pPr>
    </w:p>
    <w:p w14:paraId="46E9E201" w14:textId="77777777" w:rsidR="0001115B" w:rsidRDefault="0001115B">
      <w:pPr>
        <w:pStyle w:val="CommentText"/>
      </w:pPr>
      <w:r>
        <w:t>Let’s also add to this total number of interactions and total number of smolts that migrated through during that time period?</w:t>
      </w:r>
    </w:p>
    <w:p w14:paraId="533BDAB8" w14:textId="77777777" w:rsidR="0001115B" w:rsidRDefault="0001115B">
      <w:pPr>
        <w:pStyle w:val="CommentText"/>
      </w:pPr>
    </w:p>
    <w:p w14:paraId="2A3A8EB5" w14:textId="6BDE7E9A" w:rsidR="0001115B" w:rsidRDefault="0001115B">
      <w:pPr>
        <w:pStyle w:val="CommentText"/>
      </w:pPr>
      <w:r>
        <w:t xml:space="preserve">Also should look at NAJFM formatting guidelines for Tables (likely will want fewer horizontal lines) and Tables/Figures should be at the end of the document. </w:t>
      </w:r>
    </w:p>
  </w:comment>
  <w:comment w:id="457" w:author="Nathan Furey" w:date="2021-08-21T15:14:00Z" w:initials="NF">
    <w:p w14:paraId="14BB242C" w14:textId="77777777" w:rsidR="0001115B" w:rsidRDefault="0001115B" w:rsidP="008401A3">
      <w:pPr>
        <w:pStyle w:val="CommentText"/>
      </w:pPr>
      <w:r>
        <w:rPr>
          <w:rStyle w:val="CommentReference"/>
        </w:rPr>
        <w:annotationRef/>
      </w:r>
      <w:r>
        <w:t>This is length of the window, but didn’t we also estimate the total area covered as well? This is how we got to #interactions/m2?</w:t>
      </w:r>
    </w:p>
  </w:comment>
  <w:comment w:id="467" w:author="Nathan Furey" w:date="2021-08-21T15:14:00Z" w:initials="NF">
    <w:p w14:paraId="2BE2E6E0" w14:textId="618EA78C" w:rsidR="0001115B" w:rsidRDefault="0001115B">
      <w:pPr>
        <w:pStyle w:val="CommentText"/>
      </w:pPr>
      <w:r>
        <w:rPr>
          <w:rStyle w:val="CommentReference"/>
        </w:rPr>
        <w:annotationRef/>
      </w:r>
      <w:r>
        <w:t>This is length of the window, but didn’t we also estimate the total area covered as well? This is how we got to #interactions/m2?</w:t>
      </w:r>
    </w:p>
  </w:comment>
  <w:comment w:id="476" w:author="Nathan Furey" w:date="2021-08-21T15:40:00Z" w:initials="NF">
    <w:p w14:paraId="3F8250E1" w14:textId="2E3C4400" w:rsidR="0001115B" w:rsidRDefault="0001115B">
      <w:pPr>
        <w:pStyle w:val="CommentText"/>
      </w:pPr>
      <w:r>
        <w:rPr>
          <w:rStyle w:val="CommentReference"/>
        </w:rPr>
        <w:annotationRef/>
      </w:r>
      <w:r>
        <w:t xml:space="preserve">Again, is this per video or per night? This should really be per night, as even per video you could have replication. </w:t>
      </w:r>
    </w:p>
  </w:comment>
  <w:comment w:id="477" w:author="Cheng, Matt" w:date="2021-08-22T10:18:00Z" w:initials="CM">
    <w:p w14:paraId="7DB80B41" w14:textId="0A3AD156" w:rsidR="0001115B" w:rsidRDefault="0001115B">
      <w:pPr>
        <w:pStyle w:val="CommentText"/>
      </w:pPr>
      <w:r>
        <w:rPr>
          <w:rStyle w:val="CommentReference"/>
        </w:rPr>
        <w:annotationRef/>
      </w:r>
      <w:r>
        <w:t xml:space="preserve">This was per night </w:t>
      </w:r>
    </w:p>
  </w:comment>
  <w:comment w:id="495" w:author="Nathan Furey" w:date="2021-08-21T15:52:00Z" w:initials="NF">
    <w:p w14:paraId="32BE9316" w14:textId="77777777" w:rsidR="0001115B" w:rsidRDefault="0001115B" w:rsidP="00E54BC0">
      <w:pPr>
        <w:pStyle w:val="CommentText"/>
      </w:pPr>
      <w:r>
        <w:rPr>
          <w:rStyle w:val="CommentReference"/>
        </w:rPr>
        <w:annotationRef/>
      </w:r>
      <w:r>
        <w:t>Put the coefficient first, then the test statistic (t), and then the p value (do this for all of your Pearson correlations</w:t>
      </w:r>
    </w:p>
  </w:comment>
  <w:comment w:id="499" w:author="Nathan Furey" w:date="2021-08-21T15:52:00Z" w:initials="NF">
    <w:p w14:paraId="35F9FB0E" w14:textId="61665FD2" w:rsidR="0001115B" w:rsidRDefault="0001115B">
      <w:pPr>
        <w:pStyle w:val="CommentText"/>
      </w:pPr>
      <w:r>
        <w:rPr>
          <w:rStyle w:val="CommentReference"/>
        </w:rPr>
        <w:annotationRef/>
      </w:r>
      <w:r>
        <w:t>Put the coefficient first, then the test statistic (t), and then the p value (do this for all of your Pearson correlations</w:t>
      </w:r>
    </w:p>
  </w:comment>
  <w:comment w:id="504" w:author="Nathan Furey" w:date="2021-08-21T15:52:00Z" w:initials="NF">
    <w:p w14:paraId="2F76D834" w14:textId="0894C6F1" w:rsidR="0001115B" w:rsidRDefault="0001115B">
      <w:pPr>
        <w:pStyle w:val="CommentText"/>
      </w:pPr>
      <w:r>
        <w:rPr>
          <w:rStyle w:val="CommentReference"/>
        </w:rPr>
        <w:annotationRef/>
      </w:r>
      <w:r>
        <w:t xml:space="preserve">Need to write out throughout the manuscript – not just where I called it </w:t>
      </w:r>
      <w:proofErr w:type="gramStart"/>
      <w:r>
        <w:t>out :</w:t>
      </w:r>
      <w:proofErr w:type="gramEnd"/>
      <w:r>
        <w:t xml:space="preserve"> ) It’s your responsibility to find the remaining</w:t>
      </w:r>
    </w:p>
  </w:comment>
  <w:comment w:id="514" w:author="Nathan Furey" w:date="2021-08-21T15:52:00Z" w:initials="NF">
    <w:p w14:paraId="4EA0AF25" w14:textId="606DD34E" w:rsidR="0001115B" w:rsidRDefault="0001115B">
      <w:pPr>
        <w:pStyle w:val="CommentText"/>
      </w:pPr>
      <w:r>
        <w:rPr>
          <w:rStyle w:val="CommentReference"/>
        </w:rPr>
        <w:annotationRef/>
      </w:r>
      <w:r>
        <w:t>Same – needs to be written out</w:t>
      </w:r>
    </w:p>
  </w:comment>
  <w:comment w:id="546" w:author="Nathan Furey" w:date="2021-08-21T15:55:00Z" w:initials="NF">
    <w:p w14:paraId="200C4AA2" w14:textId="09C99F9D" w:rsidR="0001115B" w:rsidRDefault="0001115B">
      <w:pPr>
        <w:pStyle w:val="CommentText"/>
      </w:pPr>
      <w:r>
        <w:rPr>
          <w:rStyle w:val="CommentReference"/>
        </w:rPr>
        <w:annotationRef/>
      </w:r>
      <w:r>
        <w:t>I’ll look at the figure, but I think we should show both (all measurements, as well as the conservative dataset)</w:t>
      </w:r>
    </w:p>
  </w:comment>
  <w:comment w:id="555" w:author="Author" w:date="2021-07-26T17:16:00Z" w:initials="CM">
    <w:p w14:paraId="3C733A9A" w14:textId="7AE4AB3B" w:rsidR="0001115B" w:rsidRDefault="0001115B">
      <w:pPr>
        <w:pStyle w:val="CommentText"/>
      </w:pPr>
      <w:r>
        <w:rPr>
          <w:rStyle w:val="CommentReference"/>
        </w:rPr>
        <w:annotationRef/>
      </w:r>
      <w:r>
        <w:t xml:space="preserve">I realize the figures themselves are now a little small. I’ll try to find a compromise for this. Also – should I just change the two variables to different </w:t>
      </w:r>
      <w:proofErr w:type="spellStart"/>
      <w:r>
        <w:t>linetypes</w:t>
      </w:r>
      <w:proofErr w:type="spellEnd"/>
      <w:r>
        <w:t xml:space="preserve"> rather than colors?</w:t>
      </w:r>
    </w:p>
  </w:comment>
  <w:comment w:id="556" w:author="Nathan Furey" w:date="2021-08-21T15:57:00Z" w:initials="NF">
    <w:p w14:paraId="309AEC3C" w14:textId="77777777" w:rsidR="0001115B" w:rsidRDefault="0001115B">
      <w:pPr>
        <w:pStyle w:val="CommentText"/>
      </w:pPr>
      <w:r>
        <w:rPr>
          <w:rStyle w:val="CommentReference"/>
        </w:rPr>
        <w:annotationRef/>
      </w:r>
      <w:r>
        <w:t xml:space="preserve">The margin spaces are too large (there is too much white space both vertically and horizontally between each plot. The Letters (A-F) should be in line with the night labels. </w:t>
      </w:r>
    </w:p>
    <w:p w14:paraId="4EB81C0F" w14:textId="77777777" w:rsidR="0001115B" w:rsidRDefault="0001115B">
      <w:pPr>
        <w:pStyle w:val="CommentText"/>
      </w:pPr>
    </w:p>
    <w:p w14:paraId="0955E95A" w14:textId="34C5D327" w:rsidR="0001115B" w:rsidRDefault="0001115B">
      <w:pPr>
        <w:pStyle w:val="CommentText"/>
      </w:pPr>
      <w:r>
        <w:t>And let’s do both differences in line type and color</w:t>
      </w:r>
    </w:p>
  </w:comment>
  <w:comment w:id="592" w:author="Nathan Furey" w:date="2021-08-21T16:10:00Z" w:initials="NF">
    <w:p w14:paraId="172AFE9D" w14:textId="5AC3203C" w:rsidR="0001115B" w:rsidRDefault="0001115B">
      <w:pPr>
        <w:pStyle w:val="CommentText"/>
      </w:pPr>
      <w:r>
        <w:rPr>
          <w:rStyle w:val="CommentReference"/>
        </w:rPr>
        <w:annotationRef/>
      </w:r>
      <w:r>
        <w:t xml:space="preserve">The first paragraph of the Discussion was about interactions, the second paragraph is about Bull trout lengths, and then </w:t>
      </w:r>
      <w:proofErr w:type="spellStart"/>
      <w:r>
        <w:t>thir</w:t>
      </w:r>
      <w:proofErr w:type="spellEnd"/>
      <w:r>
        <w:t xml:space="preserve"> </w:t>
      </w:r>
      <w:proofErr w:type="spellStart"/>
      <w:r>
        <w:t>dparagraph</w:t>
      </w:r>
      <w:proofErr w:type="spellEnd"/>
      <w:r>
        <w:t xml:space="preserve"> switches back to interactions. Discuss the interactions fully first, then transition to lengths.</w:t>
      </w:r>
    </w:p>
  </w:comment>
  <w:comment w:id="609" w:author="Cheng, Matt" w:date="2021-08-22T11:45:00Z" w:initials="CM">
    <w:p w14:paraId="0AA0CB24" w14:textId="77777777" w:rsidR="0001115B" w:rsidRDefault="0001115B">
      <w:pPr>
        <w:pStyle w:val="CommentText"/>
      </w:pPr>
      <w:r>
        <w:rPr>
          <w:rStyle w:val="CommentReference"/>
        </w:rPr>
        <w:annotationRef/>
      </w:r>
      <w:r>
        <w:t xml:space="preserve">Moved this here instead of previous paragraph </w:t>
      </w:r>
      <w:proofErr w:type="spellStart"/>
      <w:r>
        <w:t>bc</w:t>
      </w:r>
      <w:proofErr w:type="spellEnd"/>
      <w:r>
        <w:t xml:space="preserve"> </w:t>
      </w:r>
      <w:proofErr w:type="spellStart"/>
      <w:r>
        <w:t>prev</w:t>
      </w:r>
      <w:proofErr w:type="spellEnd"/>
      <w:r>
        <w:t xml:space="preserve"> paragraph talks about smolts rather than fish in general. Unless this is what you meant by </w:t>
      </w:r>
      <w:proofErr w:type="spellStart"/>
      <w:r>
        <w:t>prev</w:t>
      </w:r>
      <w:proofErr w:type="spellEnd"/>
      <w:r>
        <w:t xml:space="preserve"> paragraph. </w:t>
      </w:r>
    </w:p>
    <w:p w14:paraId="2617F518" w14:textId="77777777" w:rsidR="0001115B" w:rsidRDefault="0001115B">
      <w:pPr>
        <w:pStyle w:val="CommentText"/>
      </w:pPr>
    </w:p>
    <w:p w14:paraId="419BA56E" w14:textId="6945F775" w:rsidR="0001115B" w:rsidRDefault="0001115B">
      <w:pPr>
        <w:pStyle w:val="CommentText"/>
      </w:pPr>
      <w:r>
        <w:t>Also condensed this slightly.</w:t>
      </w:r>
    </w:p>
  </w:comment>
  <w:comment w:id="623" w:author="Cheng, Matt" w:date="2021-08-22T10:52:00Z" w:initials="CM">
    <w:p w14:paraId="2B12298C" w14:textId="372B6AC5" w:rsidR="0001115B" w:rsidRDefault="0001115B">
      <w:pPr>
        <w:pStyle w:val="CommentText"/>
      </w:pPr>
      <w:r>
        <w:rPr>
          <w:rStyle w:val="CommentReference"/>
        </w:rPr>
        <w:annotationRef/>
      </w:r>
      <w:r>
        <w:t xml:space="preserve">I’m unsure how to incorporate this into previous paragraph since it focuses on smolt predation as opposed to fish predation in general. I’ve decided to just add a small section of it right here. </w:t>
      </w:r>
    </w:p>
  </w:comment>
  <w:comment w:id="627" w:author="Author" w:date="2021-07-26T08:45:00Z" w:initials="CM">
    <w:p w14:paraId="0DE601E3" w14:textId="1DEB59BC" w:rsidR="0001115B" w:rsidRDefault="0001115B">
      <w:pPr>
        <w:pStyle w:val="CommentText"/>
      </w:pPr>
      <w:r>
        <w:rPr>
          <w:rStyle w:val="CommentReference"/>
        </w:rPr>
        <w:annotationRef/>
      </w:r>
      <w:r>
        <w:rPr>
          <w:rStyle w:val="CommentReference"/>
        </w:rPr>
        <w:t xml:space="preserve">Nathan – let me know if this is over </w:t>
      </w:r>
      <w:proofErr w:type="spellStart"/>
      <w:r>
        <w:rPr>
          <w:rStyle w:val="CommentReference"/>
        </w:rPr>
        <w:t>exending</w:t>
      </w:r>
      <w:proofErr w:type="spellEnd"/>
      <w:r>
        <w:rPr>
          <w:rStyle w:val="CommentReference"/>
        </w:rPr>
        <w:t>. I thought it would be a nice addition after re-reading sabal et al. 2021.</w:t>
      </w:r>
    </w:p>
  </w:comment>
  <w:comment w:id="628" w:author="Nathan Furey" w:date="2021-08-21T16:19:00Z" w:initials="NF">
    <w:p w14:paraId="316333E0" w14:textId="6D9701E4" w:rsidR="0001115B" w:rsidRDefault="0001115B">
      <w:pPr>
        <w:pStyle w:val="CommentText"/>
      </w:pPr>
      <w:r>
        <w:rPr>
          <w:rStyle w:val="CommentReference"/>
        </w:rPr>
        <w:annotationRef/>
      </w:r>
      <w:r>
        <w:t xml:space="preserve">I think we try to integrate a piece or two of this (or at least the citations) into the </w:t>
      </w:r>
      <w:proofErr w:type="spellStart"/>
      <w:r>
        <w:t>prevoius</w:t>
      </w:r>
      <w:proofErr w:type="spellEnd"/>
      <w:r>
        <w:t xml:space="preserve"> paragraph </w:t>
      </w:r>
    </w:p>
  </w:comment>
  <w:comment w:id="639" w:author="Cheng, Matt" w:date="2021-08-28T20:35:00Z" w:initials="CM">
    <w:p w14:paraId="2F3B9EBD" w14:textId="2E8BA289" w:rsidR="004E3705" w:rsidRDefault="004E3705">
      <w:pPr>
        <w:pStyle w:val="CommentText"/>
      </w:pPr>
      <w:r>
        <w:rPr>
          <w:rStyle w:val="CommentReference"/>
        </w:rPr>
        <w:annotationRef/>
      </w:r>
      <w:r>
        <w:t>Any funding sources</w:t>
      </w:r>
      <w:r w:rsidR="005E5834">
        <w:t>?</w:t>
      </w:r>
      <w:r>
        <w:t xml:space="preserve"> and let me know if I’m missing anything/feel free to add!</w:t>
      </w:r>
    </w:p>
  </w:comment>
  <w:comment w:id="787" w:author="Nathaniel Furey" w:date="2021-07-21T15:17:00Z" w:initials="NF">
    <w:p w14:paraId="43E6792F" w14:textId="77777777" w:rsidR="0001115B" w:rsidRDefault="0001115B" w:rsidP="00041BD2">
      <w:pPr>
        <w:pStyle w:val="CommentText"/>
      </w:pPr>
      <w:r>
        <w:rPr>
          <w:rStyle w:val="CommentReference"/>
        </w:rPr>
        <w:annotationRef/>
      </w:r>
      <w:r>
        <w:t>except it doesn't! We will need to add these</w:t>
      </w:r>
    </w:p>
  </w:comment>
  <w:comment w:id="786" w:author="Cheng, Matt" w:date="2021-08-28T20:36:00Z" w:initials="CM">
    <w:p w14:paraId="7B6D0CC0" w14:textId="29352D59" w:rsidR="00E71BF0" w:rsidRDefault="00E71BF0">
      <w:pPr>
        <w:pStyle w:val="CommentText"/>
      </w:pPr>
      <w:r>
        <w:rPr>
          <w:rStyle w:val="CommentReference"/>
        </w:rPr>
        <w:annotationRef/>
      </w:r>
      <w:r>
        <w:t>Nathan – can you remake the map w/ the GPS locations?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07CC2B" w15:done="0"/>
  <w15:commentEx w15:paraId="3E62CB7A" w15:paraIdParent="2C07CC2B" w15:done="0"/>
  <w15:commentEx w15:paraId="6F83AAC3" w15:done="0"/>
  <w15:commentEx w15:paraId="28D59AFF" w15:done="0"/>
  <w15:commentEx w15:paraId="65492829" w15:paraIdParent="28D59AFF" w15:done="0"/>
  <w15:commentEx w15:paraId="731063D6" w15:done="0"/>
  <w15:commentEx w15:paraId="245A66DD" w15:done="0"/>
  <w15:commentEx w15:paraId="00D932EF" w15:done="0"/>
  <w15:commentEx w15:paraId="5A629433" w15:done="0"/>
  <w15:commentEx w15:paraId="0155AC3C" w15:done="0"/>
  <w15:commentEx w15:paraId="1FF0891D" w15:done="0"/>
  <w15:commentEx w15:paraId="4D76C559" w15:done="0"/>
  <w15:commentEx w15:paraId="739C62E1" w15:done="0"/>
  <w15:commentEx w15:paraId="597E6C8A" w15:done="0"/>
  <w15:commentEx w15:paraId="2A3A8EB5" w15:done="0"/>
  <w15:commentEx w15:paraId="14BB242C" w15:done="0"/>
  <w15:commentEx w15:paraId="2BE2E6E0" w15:done="0"/>
  <w15:commentEx w15:paraId="3F8250E1" w15:done="0"/>
  <w15:commentEx w15:paraId="7DB80B41" w15:paraIdParent="3F8250E1" w15:done="0"/>
  <w15:commentEx w15:paraId="32BE9316" w15:done="0"/>
  <w15:commentEx w15:paraId="35F9FB0E" w15:done="0"/>
  <w15:commentEx w15:paraId="2F76D834" w15:done="0"/>
  <w15:commentEx w15:paraId="4EA0AF25" w15:done="0"/>
  <w15:commentEx w15:paraId="200C4AA2" w15:done="0"/>
  <w15:commentEx w15:paraId="3C733A9A" w15:done="0"/>
  <w15:commentEx w15:paraId="0955E95A" w15:paraIdParent="3C733A9A" w15:done="0"/>
  <w15:commentEx w15:paraId="172AFE9D" w15:done="0"/>
  <w15:commentEx w15:paraId="419BA56E" w15:done="0"/>
  <w15:commentEx w15:paraId="2B12298C" w15:done="0"/>
  <w15:commentEx w15:paraId="0DE601E3" w15:done="0"/>
  <w15:commentEx w15:paraId="316333E0" w15:paraIdParent="0DE601E3" w15:done="0"/>
  <w15:commentEx w15:paraId="2F3B9EBD" w15:done="0"/>
  <w15:commentEx w15:paraId="43E6792F" w15:done="0"/>
  <w15:commentEx w15:paraId="7B6D0C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BA6F8" w16cex:dateUtc="2021-08-21T20:23:00Z"/>
  <w16cex:commentExtensible w16cex:durableId="24CBA70E" w16cex:dateUtc="2021-08-21T20:23:00Z"/>
  <w16cex:commentExtensible w16cex:durableId="24CBA707" w16cex:dateUtc="2021-08-21T20:23:00Z"/>
  <w16cex:commentExtensible w16cex:durableId="24A1BF3D" w16cex:dateUtc="2021-07-21T01:31:00Z"/>
  <w16cex:commentExtensible w16cex:durableId="24A1BA3E" w16cex:dateUtc="2021-07-21T01:10:00Z"/>
  <w16cex:commentExtensible w16cex:durableId="24C9276D" w16cex:dateUtc="2021-08-19T22:54:00Z"/>
  <w16cex:commentExtensible w16cex:durableId="24C93120" w16cex:dateUtc="2021-08-19T23:36:00Z"/>
  <w16cex:commentExtensible w16cex:durableId="24C931BB" w16cex:dateUtc="2021-08-19T23:38:00Z"/>
  <w16cex:commentExtensible w16cex:durableId="24C9E634" w16cex:dateUtc="2021-08-20T12:28:00Z"/>
  <w16cex:commentExtensible w16cex:durableId="24C946DB" w16cex:dateUtc="2021-08-20T01:08:00Z"/>
  <w16cex:commentExtensible w16cex:durableId="24C9D825" w16cex:dateUtc="2021-08-20T11:28:00Z"/>
  <w16cex:commentExtensible w16cex:durableId="24A1BE81" w16cex:dateUtc="2021-07-21T01:28:00Z"/>
  <w16cex:commentExtensible w16cex:durableId="24C9E5DB" w16cex:dateUtc="2021-08-20T12:27:00Z"/>
  <w16cex:commentExtensible w16cex:durableId="24A2B901" w16cex:dateUtc="2021-07-21T19:17:00Z"/>
  <w16cex:commentExtensible w16cex:durableId="24A97E3E" w16cex:dateUtc="2021-07-26T22:32:00Z"/>
  <w16cex:commentExtensible w16cex:durableId="24A97FF5" w16cex:dateUtc="2021-07-21T19:16:00Z"/>
  <w16cex:commentExtensible w16cex:durableId="24CB93BF" w16cex:dateUtc="2021-08-21T19:01:00Z"/>
  <w16cex:commentExtensible w16cex:durableId="24CB93F4" w16cex:dateUtc="2021-08-21T19:02:00Z"/>
  <w16cex:commentExtensible w16cex:durableId="24A2B8DD" w16cex:dateUtc="2021-07-21T19:16:00Z"/>
  <w16cex:commentExtensible w16cex:durableId="24A6C24E" w16cex:dateUtc="2021-07-24T20:46:00Z"/>
  <w16cex:commentExtensible w16cex:durableId="24A8202C" w16cex:dateUtc="2021-07-25T00:13:00Z"/>
  <w16cex:commentExtensible w16cex:durableId="24CB959C" w16cex:dateUtc="2021-08-21T19:09:00Z"/>
  <w16cex:commentExtensible w16cex:durableId="24A6EF39" w16cex:dateUtc="2021-07-24T23:57:00Z"/>
  <w16cex:commentExtensible w16cex:durableId="24CB96D7" w16cex:dateUtc="2021-08-21T19:14:00Z"/>
  <w16cex:commentExtensible w16cex:durableId="24CB9712" w16cex:dateUtc="2021-08-21T19:15:00Z"/>
  <w16cex:commentExtensible w16cex:durableId="24A6F260" w16cex:dateUtc="2021-07-25T00:11:00Z"/>
  <w16cex:commentExtensible w16cex:durableId="24A81F98" w16cex:dateUtc="2021-07-25T21:36:00Z"/>
  <w16cex:commentExtensible w16cex:durableId="24CB97C3" w16cex:dateUtc="2021-08-21T19:18:00Z"/>
  <w16cex:commentExtensible w16cex:durableId="24CB9CDC" w16cex:dateUtc="2021-08-21T19:40:00Z"/>
  <w16cex:commentExtensible w16cex:durableId="24A6F78E" w16cex:dateUtc="2021-07-25T00:33:00Z"/>
  <w16cex:commentExtensible w16cex:durableId="24A81C4E" w16cex:dateUtc="2021-07-25T21:22:00Z"/>
  <w16cex:commentExtensible w16cex:durableId="24AA4F40" w16cex:dateUtc="2021-07-27T13:24:00Z"/>
  <w16cex:commentExtensible w16cex:durableId="24CB9EC9" w16cex:dateUtc="2021-08-21T19:48:00Z"/>
  <w16cex:commentExtensible w16cex:durableId="24CB9EE1" w16cex:dateUtc="2021-08-21T19:48:00Z"/>
  <w16cex:commentExtensible w16cex:durableId="24CB9FA5" w16cex:dateUtc="2021-08-21T19:52:00Z"/>
  <w16cex:commentExtensible w16cex:durableId="24CB9FBD" w16cex:dateUtc="2021-08-21T19:52:00Z"/>
  <w16cex:commentExtensible w16cex:durableId="24CB9FD4" w16cex:dateUtc="2021-08-21T19:52:00Z"/>
  <w16cex:commentExtensible w16cex:durableId="24CBA05C" w16cex:dateUtc="2021-08-21T19:55:00Z"/>
  <w16cex:commentExtensible w16cex:durableId="24A96C61" w16cex:dateUtc="2021-07-26T21:16:00Z"/>
  <w16cex:commentExtensible w16cex:durableId="24CBA0EF" w16cex:dateUtc="2021-08-21T19:57:00Z"/>
  <w16cex:commentExtensible w16cex:durableId="24A6F903" w16cex:dateUtc="2021-07-25T00:39:00Z"/>
  <w16cex:commentExtensible w16cex:durableId="24A6F8B2" w16cex:dateUtc="2021-07-25T00:38:00Z"/>
  <w16cex:commentExtensible w16cex:durableId="24CBA253" w16cex:dateUtc="2021-08-21T20:03:00Z"/>
  <w16cex:commentExtensible w16cex:durableId="24CBA3F4" w16cex:dateUtc="2021-08-21T20:10:00Z"/>
  <w16cex:commentExtensible w16cex:durableId="24A7051E" w16cex:dateUtc="2021-07-25T01:31:00Z"/>
  <w16cex:commentExtensible w16cex:durableId="24A95B2D" w16cex:dateUtc="2021-07-26T20:02:00Z"/>
  <w16cex:commentExtensible w16cex:durableId="24A7082D" w16cex:dateUtc="2021-07-25T01:44:00Z"/>
  <w16cex:commentExtensible w16cex:durableId="24A8F497" w16cex:dateUtc="2021-07-26T12:45:00Z"/>
  <w16cex:commentExtensible w16cex:durableId="24CBA5FF" w16cex:dateUtc="2021-08-21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07CC2B" w16cid:durableId="24CBA6F8"/>
  <w16cid:commentId w16cid:paraId="3E62CB7A" w16cid:durableId="24CCB49E"/>
  <w16cid:commentId w16cid:paraId="6F83AAC3" w16cid:durableId="24CBA70E"/>
  <w16cid:commentId w16cid:paraId="28D59AFF" w16cid:durableId="24CBA707"/>
  <w16cid:commentId w16cid:paraId="65492829" w16cid:durableId="24CCB271"/>
  <w16cid:commentId w16cid:paraId="731063D6" w16cid:durableId="24CFEC3B"/>
  <w16cid:commentId w16cid:paraId="245A66DD" w16cid:durableId="24CFEBFE"/>
  <w16cid:commentId w16cid:paraId="00D932EF" w16cid:durableId="24C9276D"/>
  <w16cid:commentId w16cid:paraId="5A629433" w16cid:durableId="24C93120"/>
  <w16cid:commentId w16cid:paraId="0155AC3C" w16cid:durableId="24C9E634"/>
  <w16cid:commentId w16cid:paraId="1FF0891D" w16cid:durableId="24CFE507"/>
  <w16cid:commentId w16cid:paraId="4D76C559" w16cid:durableId="24CCC6B0"/>
  <w16cid:commentId w16cid:paraId="739C62E1" w16cid:durableId="24C9D825"/>
  <w16cid:commentId w16cid:paraId="597E6C8A" w16cid:durableId="24CCB7C0"/>
  <w16cid:commentId w16cid:paraId="2A3A8EB5" w16cid:durableId="24CCB559"/>
  <w16cid:commentId w16cid:paraId="14BB242C" w16cid:durableId="24CCA0FA"/>
  <w16cid:commentId w16cid:paraId="2BE2E6E0" w16cid:durableId="24CB96D7"/>
  <w16cid:commentId w16cid:paraId="3F8250E1" w16cid:durableId="24CB9CDC"/>
  <w16cid:commentId w16cid:paraId="7DB80B41" w16cid:durableId="24CCA2EE"/>
  <w16cid:commentId w16cid:paraId="32BE9316" w16cid:durableId="24CCA42F"/>
  <w16cid:commentId w16cid:paraId="35F9FB0E" w16cid:durableId="24CB9FA5"/>
  <w16cid:commentId w16cid:paraId="2F76D834" w16cid:durableId="24CB9FBD"/>
  <w16cid:commentId w16cid:paraId="4EA0AF25" w16cid:durableId="24CB9FD4"/>
  <w16cid:commentId w16cid:paraId="200C4AA2" w16cid:durableId="24CBA05C"/>
  <w16cid:commentId w16cid:paraId="3C733A9A" w16cid:durableId="24CCB564"/>
  <w16cid:commentId w16cid:paraId="0955E95A" w16cid:durableId="24CBA0EF"/>
  <w16cid:commentId w16cid:paraId="172AFE9D" w16cid:durableId="24CBA3F4"/>
  <w16cid:commentId w16cid:paraId="419BA56E" w16cid:durableId="24CCB776"/>
  <w16cid:commentId w16cid:paraId="2B12298C" w16cid:durableId="24CCAAFD"/>
  <w16cid:commentId w16cid:paraId="0DE601E3" w16cid:durableId="24A8F497"/>
  <w16cid:commentId w16cid:paraId="316333E0" w16cid:durableId="24CBA5FF"/>
  <w16cid:commentId w16cid:paraId="2F3B9EBD" w16cid:durableId="24D51C7A"/>
  <w16cid:commentId w16cid:paraId="43E6792F" w16cid:durableId="24CCB50A"/>
  <w16cid:commentId w16cid:paraId="7B6D0CC0" w16cid:durableId="24D51C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28F25" w14:textId="77777777" w:rsidR="00DF2DB5" w:rsidRDefault="00DF2DB5" w:rsidP="001B6364">
      <w:r>
        <w:separator/>
      </w:r>
    </w:p>
  </w:endnote>
  <w:endnote w:type="continuationSeparator" w:id="0">
    <w:p w14:paraId="40222F30" w14:textId="77777777" w:rsidR="00DF2DB5" w:rsidRDefault="00DF2DB5" w:rsidP="001B6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882" w:author="Cheng, Matt" w:date="2021-08-24T22:58:00Z"/>
  <w:sdt>
    <w:sdtPr>
      <w:rPr>
        <w:rStyle w:val="PageNumber"/>
      </w:rPr>
      <w:id w:val="-2121829900"/>
      <w:docPartObj>
        <w:docPartGallery w:val="Page Numbers (Bottom of Page)"/>
        <w:docPartUnique/>
      </w:docPartObj>
    </w:sdtPr>
    <w:sdtEndPr>
      <w:rPr>
        <w:rStyle w:val="PageNumber"/>
      </w:rPr>
    </w:sdtEndPr>
    <w:sdtContent>
      <w:customXmlInsRangeEnd w:id="882"/>
      <w:p w14:paraId="1ECFAFC9" w14:textId="6CD836E4" w:rsidR="00D620C1" w:rsidRDefault="00D620C1">
        <w:pPr>
          <w:pStyle w:val="Footer"/>
          <w:framePr w:wrap="none" w:vAnchor="text" w:hAnchor="margin" w:xAlign="center" w:y="1"/>
          <w:rPr>
            <w:ins w:id="883" w:author="Cheng, Matt" w:date="2021-08-24T22:58:00Z"/>
            <w:rStyle w:val="PageNumber"/>
            <w:lang w:eastAsia="en-US"/>
          </w:rPr>
          <w:pPrChange w:id="884" w:author="Cheng, Matt" w:date="2021-08-24T22:58:00Z">
            <w:pPr>
              <w:pStyle w:val="Footer"/>
            </w:pPr>
          </w:pPrChange>
        </w:pPr>
        <w:ins w:id="885" w:author="Cheng, Matt" w:date="2021-08-24T22:58:00Z">
          <w:r>
            <w:rPr>
              <w:rStyle w:val="PageNumber"/>
            </w:rPr>
            <w:fldChar w:fldCharType="begin"/>
          </w:r>
          <w:r>
            <w:rPr>
              <w:rStyle w:val="PageNumber"/>
            </w:rPr>
            <w:instrText xml:space="preserve"> PAGE </w:instrText>
          </w:r>
          <w:r>
            <w:rPr>
              <w:rStyle w:val="PageNumber"/>
            </w:rPr>
            <w:fldChar w:fldCharType="end"/>
          </w:r>
        </w:ins>
      </w:p>
      <w:customXmlInsRangeStart w:id="886" w:author="Cheng, Matt" w:date="2021-08-24T22:58:00Z"/>
    </w:sdtContent>
  </w:sdt>
  <w:customXmlInsRangeEnd w:id="886"/>
  <w:p w14:paraId="74E56139" w14:textId="77777777" w:rsidR="00D620C1" w:rsidRDefault="00D62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887" w:author="Cheng, Matt" w:date="2021-08-24T22:58:00Z"/>
  <w:sdt>
    <w:sdtPr>
      <w:rPr>
        <w:rStyle w:val="PageNumber"/>
      </w:rPr>
      <w:id w:val="585897386"/>
      <w:docPartObj>
        <w:docPartGallery w:val="Page Numbers (Bottom of Page)"/>
        <w:docPartUnique/>
      </w:docPartObj>
    </w:sdtPr>
    <w:sdtEndPr>
      <w:rPr>
        <w:rStyle w:val="PageNumber"/>
      </w:rPr>
    </w:sdtEndPr>
    <w:sdtContent>
      <w:customXmlInsRangeEnd w:id="887"/>
      <w:p w14:paraId="31268349" w14:textId="60FC131F" w:rsidR="00D620C1" w:rsidRDefault="00D620C1">
        <w:pPr>
          <w:pStyle w:val="Footer"/>
          <w:framePr w:wrap="none" w:vAnchor="text" w:hAnchor="margin" w:xAlign="center" w:y="1"/>
          <w:rPr>
            <w:ins w:id="888" w:author="Cheng, Matt" w:date="2021-08-24T22:58:00Z"/>
            <w:rStyle w:val="PageNumber"/>
            <w:lang w:eastAsia="en-US"/>
          </w:rPr>
          <w:pPrChange w:id="889" w:author="Cheng, Matt" w:date="2021-08-24T22:58:00Z">
            <w:pPr>
              <w:pStyle w:val="Footer"/>
            </w:pPr>
          </w:pPrChange>
        </w:pPr>
        <w:ins w:id="890" w:author="Cheng, Matt" w:date="2021-08-24T22:58: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891" w:author="Cheng, Matt" w:date="2021-08-24T22:58:00Z">
          <w:r>
            <w:rPr>
              <w:rStyle w:val="PageNumber"/>
            </w:rPr>
            <w:fldChar w:fldCharType="end"/>
          </w:r>
        </w:ins>
      </w:p>
      <w:customXmlInsRangeStart w:id="892" w:author="Cheng, Matt" w:date="2021-08-24T22:58:00Z"/>
    </w:sdtContent>
  </w:sdt>
  <w:customXmlInsRangeEnd w:id="892"/>
  <w:p w14:paraId="17B90CA3" w14:textId="77777777" w:rsidR="00D620C1" w:rsidRDefault="00D62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9A15F" w14:textId="77777777" w:rsidR="00DF2DB5" w:rsidRDefault="00DF2DB5" w:rsidP="001B6364">
      <w:r>
        <w:separator/>
      </w:r>
    </w:p>
  </w:footnote>
  <w:footnote w:type="continuationSeparator" w:id="0">
    <w:p w14:paraId="4190B235" w14:textId="77777777" w:rsidR="00DF2DB5" w:rsidRDefault="00DF2DB5" w:rsidP="001B63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1ED62" w14:textId="4465E68C" w:rsidR="0001115B" w:rsidRDefault="0001115B">
    <w:pPr>
      <w:pStyle w:val="Header"/>
    </w:pPr>
    <w:ins w:id="881" w:author="Author" w:date="2021-07-26T07:50:00Z">
      <w:r>
        <w:tab/>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49A7"/>
    <w:multiLevelType w:val="multilevel"/>
    <w:tmpl w:val="9DB2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397475"/>
    <w:multiLevelType w:val="multilevel"/>
    <w:tmpl w:val="DFFC7BA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n Furey">
    <w15:presenceInfo w15:providerId="None" w15:userId="Nathan Furey"/>
  </w15:person>
  <w15:person w15:author="Cheng, Matt">
    <w15:presenceInfo w15:providerId="AD" w15:userId="S::lhc1005@wildcats.unh.edu::1328aada-3719-4304-b574-d1fa2f36a437"/>
  </w15:person>
  <w15:person w15:author="Nathaniel Furey">
    <w15:presenceInfo w15:providerId="Windows Live" w15:userId="1651fab5952cdf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isplayBackgroundShape/>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DFB"/>
    <w:rsid w:val="00007E01"/>
    <w:rsid w:val="0001115B"/>
    <w:rsid w:val="00011648"/>
    <w:rsid w:val="00011AF1"/>
    <w:rsid w:val="000129F5"/>
    <w:rsid w:val="00015A53"/>
    <w:rsid w:val="00024D0D"/>
    <w:rsid w:val="00027EA0"/>
    <w:rsid w:val="0003129C"/>
    <w:rsid w:val="00034874"/>
    <w:rsid w:val="00034D3A"/>
    <w:rsid w:val="00034E5C"/>
    <w:rsid w:val="00035532"/>
    <w:rsid w:val="00036B71"/>
    <w:rsid w:val="00040BC0"/>
    <w:rsid w:val="00041BD2"/>
    <w:rsid w:val="00041BD9"/>
    <w:rsid w:val="000440D6"/>
    <w:rsid w:val="00044419"/>
    <w:rsid w:val="000453B6"/>
    <w:rsid w:val="000478E8"/>
    <w:rsid w:val="00050EBB"/>
    <w:rsid w:val="00051394"/>
    <w:rsid w:val="00054822"/>
    <w:rsid w:val="000570A7"/>
    <w:rsid w:val="00057900"/>
    <w:rsid w:val="000606ED"/>
    <w:rsid w:val="00061B05"/>
    <w:rsid w:val="00063B17"/>
    <w:rsid w:val="00064CB0"/>
    <w:rsid w:val="0006572A"/>
    <w:rsid w:val="000679F4"/>
    <w:rsid w:val="00070FE6"/>
    <w:rsid w:val="00073BBD"/>
    <w:rsid w:val="0007590A"/>
    <w:rsid w:val="00080D1A"/>
    <w:rsid w:val="00083B01"/>
    <w:rsid w:val="0008415A"/>
    <w:rsid w:val="00084857"/>
    <w:rsid w:val="00091881"/>
    <w:rsid w:val="00094739"/>
    <w:rsid w:val="000A108F"/>
    <w:rsid w:val="000A5FBE"/>
    <w:rsid w:val="000B0E21"/>
    <w:rsid w:val="000B4D3A"/>
    <w:rsid w:val="000B6AC9"/>
    <w:rsid w:val="000C5A89"/>
    <w:rsid w:val="000C7CD0"/>
    <w:rsid w:val="000D0073"/>
    <w:rsid w:val="000D22D2"/>
    <w:rsid w:val="000D515B"/>
    <w:rsid w:val="000D5280"/>
    <w:rsid w:val="000D5B62"/>
    <w:rsid w:val="000D73CE"/>
    <w:rsid w:val="000E39A1"/>
    <w:rsid w:val="000F0369"/>
    <w:rsid w:val="000F7CB5"/>
    <w:rsid w:val="001022A3"/>
    <w:rsid w:val="001027FA"/>
    <w:rsid w:val="00102F19"/>
    <w:rsid w:val="00110D7F"/>
    <w:rsid w:val="00110FCE"/>
    <w:rsid w:val="001125DD"/>
    <w:rsid w:val="00114678"/>
    <w:rsid w:val="00115DBD"/>
    <w:rsid w:val="00122948"/>
    <w:rsid w:val="001245C1"/>
    <w:rsid w:val="0012509D"/>
    <w:rsid w:val="00125666"/>
    <w:rsid w:val="00125C5F"/>
    <w:rsid w:val="001301FE"/>
    <w:rsid w:val="00135C9C"/>
    <w:rsid w:val="00143197"/>
    <w:rsid w:val="00144755"/>
    <w:rsid w:val="001449C5"/>
    <w:rsid w:val="0014796A"/>
    <w:rsid w:val="001511A4"/>
    <w:rsid w:val="00162157"/>
    <w:rsid w:val="001678CC"/>
    <w:rsid w:val="00171117"/>
    <w:rsid w:val="00171C9B"/>
    <w:rsid w:val="00173214"/>
    <w:rsid w:val="001750A2"/>
    <w:rsid w:val="001763C8"/>
    <w:rsid w:val="00177926"/>
    <w:rsid w:val="0018010C"/>
    <w:rsid w:val="00180783"/>
    <w:rsid w:val="00181700"/>
    <w:rsid w:val="0018336F"/>
    <w:rsid w:val="001834BE"/>
    <w:rsid w:val="00183FE0"/>
    <w:rsid w:val="00191C8E"/>
    <w:rsid w:val="00194E15"/>
    <w:rsid w:val="00195F97"/>
    <w:rsid w:val="00196278"/>
    <w:rsid w:val="00196CBB"/>
    <w:rsid w:val="001A0C7C"/>
    <w:rsid w:val="001A128D"/>
    <w:rsid w:val="001A20C4"/>
    <w:rsid w:val="001A277D"/>
    <w:rsid w:val="001A28BA"/>
    <w:rsid w:val="001A75E0"/>
    <w:rsid w:val="001A7F55"/>
    <w:rsid w:val="001B1396"/>
    <w:rsid w:val="001B16E4"/>
    <w:rsid w:val="001B6364"/>
    <w:rsid w:val="001C05D9"/>
    <w:rsid w:val="001C2E2E"/>
    <w:rsid w:val="001D1E28"/>
    <w:rsid w:val="001D3317"/>
    <w:rsid w:val="001D4536"/>
    <w:rsid w:val="001E2AC4"/>
    <w:rsid w:val="001E33AC"/>
    <w:rsid w:val="001F660B"/>
    <w:rsid w:val="0020067E"/>
    <w:rsid w:val="00210132"/>
    <w:rsid w:val="00210D98"/>
    <w:rsid w:val="00213B83"/>
    <w:rsid w:val="00214477"/>
    <w:rsid w:val="002205A8"/>
    <w:rsid w:val="00224AAF"/>
    <w:rsid w:val="00224BB5"/>
    <w:rsid w:val="00226605"/>
    <w:rsid w:val="0022705C"/>
    <w:rsid w:val="00231922"/>
    <w:rsid w:val="0023390A"/>
    <w:rsid w:val="0024051A"/>
    <w:rsid w:val="00247DFB"/>
    <w:rsid w:val="002501C6"/>
    <w:rsid w:val="00254EA2"/>
    <w:rsid w:val="00256422"/>
    <w:rsid w:val="00256493"/>
    <w:rsid w:val="002568B2"/>
    <w:rsid w:val="00257952"/>
    <w:rsid w:val="00257D33"/>
    <w:rsid w:val="00260178"/>
    <w:rsid w:val="0026375E"/>
    <w:rsid w:val="00264BFE"/>
    <w:rsid w:val="00266247"/>
    <w:rsid w:val="00270303"/>
    <w:rsid w:val="002735AC"/>
    <w:rsid w:val="00273DE3"/>
    <w:rsid w:val="00274406"/>
    <w:rsid w:val="00276545"/>
    <w:rsid w:val="002868CE"/>
    <w:rsid w:val="00286ADD"/>
    <w:rsid w:val="00286F34"/>
    <w:rsid w:val="0029759D"/>
    <w:rsid w:val="00297B1B"/>
    <w:rsid w:val="002A1500"/>
    <w:rsid w:val="002A1ED9"/>
    <w:rsid w:val="002A6C5B"/>
    <w:rsid w:val="002B28F2"/>
    <w:rsid w:val="002B6FBE"/>
    <w:rsid w:val="002C0AB0"/>
    <w:rsid w:val="002C32B2"/>
    <w:rsid w:val="002C6BBB"/>
    <w:rsid w:val="002C7A7E"/>
    <w:rsid w:val="002D142A"/>
    <w:rsid w:val="002D41DA"/>
    <w:rsid w:val="002E28B2"/>
    <w:rsid w:val="002E29F4"/>
    <w:rsid w:val="002E3209"/>
    <w:rsid w:val="002E7419"/>
    <w:rsid w:val="002F17C7"/>
    <w:rsid w:val="002F65DA"/>
    <w:rsid w:val="00304103"/>
    <w:rsid w:val="00304672"/>
    <w:rsid w:val="003049AA"/>
    <w:rsid w:val="0030541D"/>
    <w:rsid w:val="00310E6A"/>
    <w:rsid w:val="00313956"/>
    <w:rsid w:val="00315776"/>
    <w:rsid w:val="00321EC7"/>
    <w:rsid w:val="00322712"/>
    <w:rsid w:val="00325415"/>
    <w:rsid w:val="003336BE"/>
    <w:rsid w:val="00335E39"/>
    <w:rsid w:val="003405C0"/>
    <w:rsid w:val="0034106C"/>
    <w:rsid w:val="00344B3C"/>
    <w:rsid w:val="00344C87"/>
    <w:rsid w:val="003474AF"/>
    <w:rsid w:val="0034781B"/>
    <w:rsid w:val="003511CA"/>
    <w:rsid w:val="00351E39"/>
    <w:rsid w:val="00354A6D"/>
    <w:rsid w:val="003552F1"/>
    <w:rsid w:val="003567AA"/>
    <w:rsid w:val="00362883"/>
    <w:rsid w:val="0036413B"/>
    <w:rsid w:val="00364AC6"/>
    <w:rsid w:val="00365C77"/>
    <w:rsid w:val="00365F85"/>
    <w:rsid w:val="003660B0"/>
    <w:rsid w:val="0037100D"/>
    <w:rsid w:val="003730E5"/>
    <w:rsid w:val="003742CE"/>
    <w:rsid w:val="003765B1"/>
    <w:rsid w:val="003772FB"/>
    <w:rsid w:val="003845F6"/>
    <w:rsid w:val="00384CCE"/>
    <w:rsid w:val="003855F0"/>
    <w:rsid w:val="0038661C"/>
    <w:rsid w:val="00391763"/>
    <w:rsid w:val="00392D14"/>
    <w:rsid w:val="003931A7"/>
    <w:rsid w:val="003936F3"/>
    <w:rsid w:val="0039620F"/>
    <w:rsid w:val="0039663A"/>
    <w:rsid w:val="00396D10"/>
    <w:rsid w:val="003A1D8B"/>
    <w:rsid w:val="003A205E"/>
    <w:rsid w:val="003A3B5D"/>
    <w:rsid w:val="003B0B3C"/>
    <w:rsid w:val="003B180C"/>
    <w:rsid w:val="003B19C0"/>
    <w:rsid w:val="003B4F34"/>
    <w:rsid w:val="003B589F"/>
    <w:rsid w:val="003C1338"/>
    <w:rsid w:val="003C3040"/>
    <w:rsid w:val="003D145C"/>
    <w:rsid w:val="003D1B10"/>
    <w:rsid w:val="003D1E2B"/>
    <w:rsid w:val="003D420E"/>
    <w:rsid w:val="003D4F11"/>
    <w:rsid w:val="003E1F45"/>
    <w:rsid w:val="003E323C"/>
    <w:rsid w:val="003E3306"/>
    <w:rsid w:val="003E3A07"/>
    <w:rsid w:val="003E6A11"/>
    <w:rsid w:val="003F0048"/>
    <w:rsid w:val="003F4D55"/>
    <w:rsid w:val="003F6C38"/>
    <w:rsid w:val="00400F5A"/>
    <w:rsid w:val="00401DFD"/>
    <w:rsid w:val="00405AA6"/>
    <w:rsid w:val="004128D3"/>
    <w:rsid w:val="00416939"/>
    <w:rsid w:val="004213E0"/>
    <w:rsid w:val="004250AE"/>
    <w:rsid w:val="004302B2"/>
    <w:rsid w:val="00440B18"/>
    <w:rsid w:val="00441F6C"/>
    <w:rsid w:val="00442562"/>
    <w:rsid w:val="00444690"/>
    <w:rsid w:val="00444F3F"/>
    <w:rsid w:val="00445FBB"/>
    <w:rsid w:val="004463C3"/>
    <w:rsid w:val="004522E7"/>
    <w:rsid w:val="004547C7"/>
    <w:rsid w:val="00457277"/>
    <w:rsid w:val="00464DBB"/>
    <w:rsid w:val="00470154"/>
    <w:rsid w:val="00472CAA"/>
    <w:rsid w:val="00474473"/>
    <w:rsid w:val="00491490"/>
    <w:rsid w:val="00492709"/>
    <w:rsid w:val="004934B5"/>
    <w:rsid w:val="00493F76"/>
    <w:rsid w:val="00497698"/>
    <w:rsid w:val="004A0F87"/>
    <w:rsid w:val="004A33E9"/>
    <w:rsid w:val="004A43EE"/>
    <w:rsid w:val="004A4499"/>
    <w:rsid w:val="004D39DF"/>
    <w:rsid w:val="004D5430"/>
    <w:rsid w:val="004E02FB"/>
    <w:rsid w:val="004E2A45"/>
    <w:rsid w:val="004E3705"/>
    <w:rsid w:val="004E63C1"/>
    <w:rsid w:val="004E6A08"/>
    <w:rsid w:val="004F0260"/>
    <w:rsid w:val="004F1F2C"/>
    <w:rsid w:val="004F3A89"/>
    <w:rsid w:val="004F46A5"/>
    <w:rsid w:val="004F4E79"/>
    <w:rsid w:val="004F56A4"/>
    <w:rsid w:val="004F77AA"/>
    <w:rsid w:val="00502397"/>
    <w:rsid w:val="0051186A"/>
    <w:rsid w:val="00514C8C"/>
    <w:rsid w:val="00516493"/>
    <w:rsid w:val="00520319"/>
    <w:rsid w:val="00522101"/>
    <w:rsid w:val="00527A3A"/>
    <w:rsid w:val="0054131B"/>
    <w:rsid w:val="005428F7"/>
    <w:rsid w:val="00542AF4"/>
    <w:rsid w:val="005437D6"/>
    <w:rsid w:val="00543CA4"/>
    <w:rsid w:val="00544ED5"/>
    <w:rsid w:val="0054528C"/>
    <w:rsid w:val="00552A4A"/>
    <w:rsid w:val="00554B94"/>
    <w:rsid w:val="00560ECE"/>
    <w:rsid w:val="005625B0"/>
    <w:rsid w:val="00564ADC"/>
    <w:rsid w:val="005676B1"/>
    <w:rsid w:val="00571EF3"/>
    <w:rsid w:val="005732E4"/>
    <w:rsid w:val="00573470"/>
    <w:rsid w:val="005741C5"/>
    <w:rsid w:val="00574E5C"/>
    <w:rsid w:val="00582A69"/>
    <w:rsid w:val="00584A1B"/>
    <w:rsid w:val="00592A5F"/>
    <w:rsid w:val="00593BB9"/>
    <w:rsid w:val="00595772"/>
    <w:rsid w:val="005976F1"/>
    <w:rsid w:val="005A1218"/>
    <w:rsid w:val="005A2294"/>
    <w:rsid w:val="005A6F45"/>
    <w:rsid w:val="005B0262"/>
    <w:rsid w:val="005B5E84"/>
    <w:rsid w:val="005B7A9D"/>
    <w:rsid w:val="005C037F"/>
    <w:rsid w:val="005C26B4"/>
    <w:rsid w:val="005C3E74"/>
    <w:rsid w:val="005C4899"/>
    <w:rsid w:val="005C49A7"/>
    <w:rsid w:val="005C61B5"/>
    <w:rsid w:val="005C6890"/>
    <w:rsid w:val="005C6F08"/>
    <w:rsid w:val="005D14E1"/>
    <w:rsid w:val="005D1C6D"/>
    <w:rsid w:val="005D6D0C"/>
    <w:rsid w:val="005D74FC"/>
    <w:rsid w:val="005E09E2"/>
    <w:rsid w:val="005E16DC"/>
    <w:rsid w:val="005E195E"/>
    <w:rsid w:val="005E2D5B"/>
    <w:rsid w:val="005E5834"/>
    <w:rsid w:val="005E5B10"/>
    <w:rsid w:val="005E5FCC"/>
    <w:rsid w:val="005E68C7"/>
    <w:rsid w:val="005F4C20"/>
    <w:rsid w:val="005F5208"/>
    <w:rsid w:val="006016A2"/>
    <w:rsid w:val="00605406"/>
    <w:rsid w:val="006055DF"/>
    <w:rsid w:val="00613F52"/>
    <w:rsid w:val="0061456B"/>
    <w:rsid w:val="00614F5C"/>
    <w:rsid w:val="006151A8"/>
    <w:rsid w:val="006159F4"/>
    <w:rsid w:val="006179C7"/>
    <w:rsid w:val="00620DE7"/>
    <w:rsid w:val="0062299F"/>
    <w:rsid w:val="0062579B"/>
    <w:rsid w:val="006300EE"/>
    <w:rsid w:val="006324EE"/>
    <w:rsid w:val="006331BD"/>
    <w:rsid w:val="00633D83"/>
    <w:rsid w:val="00640ACB"/>
    <w:rsid w:val="00641400"/>
    <w:rsid w:val="00643646"/>
    <w:rsid w:val="00645AF8"/>
    <w:rsid w:val="006526FB"/>
    <w:rsid w:val="00654F2C"/>
    <w:rsid w:val="00655D4C"/>
    <w:rsid w:val="00656CA3"/>
    <w:rsid w:val="006613C2"/>
    <w:rsid w:val="006636D5"/>
    <w:rsid w:val="00663FE1"/>
    <w:rsid w:val="006649FE"/>
    <w:rsid w:val="00665146"/>
    <w:rsid w:val="00665675"/>
    <w:rsid w:val="00670ECE"/>
    <w:rsid w:val="006710E8"/>
    <w:rsid w:val="006734E0"/>
    <w:rsid w:val="006736DA"/>
    <w:rsid w:val="00673BF2"/>
    <w:rsid w:val="006772C8"/>
    <w:rsid w:val="006806FF"/>
    <w:rsid w:val="0068424B"/>
    <w:rsid w:val="006845BF"/>
    <w:rsid w:val="006873A9"/>
    <w:rsid w:val="00690422"/>
    <w:rsid w:val="00692831"/>
    <w:rsid w:val="00695639"/>
    <w:rsid w:val="006A554C"/>
    <w:rsid w:val="006B5B71"/>
    <w:rsid w:val="006C5F79"/>
    <w:rsid w:val="006C6E38"/>
    <w:rsid w:val="006D34D1"/>
    <w:rsid w:val="006D3B89"/>
    <w:rsid w:val="006D674D"/>
    <w:rsid w:val="006D7639"/>
    <w:rsid w:val="006E58B5"/>
    <w:rsid w:val="006E5C1D"/>
    <w:rsid w:val="006E64C8"/>
    <w:rsid w:val="006E7637"/>
    <w:rsid w:val="006E795A"/>
    <w:rsid w:val="006F1AE7"/>
    <w:rsid w:val="006F374A"/>
    <w:rsid w:val="00710133"/>
    <w:rsid w:val="007116CF"/>
    <w:rsid w:val="00712CC0"/>
    <w:rsid w:val="00713634"/>
    <w:rsid w:val="00714658"/>
    <w:rsid w:val="00714B7A"/>
    <w:rsid w:val="00717380"/>
    <w:rsid w:val="00717B41"/>
    <w:rsid w:val="00720A0A"/>
    <w:rsid w:val="007326EA"/>
    <w:rsid w:val="007340A5"/>
    <w:rsid w:val="0073513E"/>
    <w:rsid w:val="007369E2"/>
    <w:rsid w:val="00737D53"/>
    <w:rsid w:val="00740254"/>
    <w:rsid w:val="00750097"/>
    <w:rsid w:val="00755921"/>
    <w:rsid w:val="007605F5"/>
    <w:rsid w:val="00763F5B"/>
    <w:rsid w:val="00773CB5"/>
    <w:rsid w:val="00776235"/>
    <w:rsid w:val="00776621"/>
    <w:rsid w:val="007769F6"/>
    <w:rsid w:val="00777C91"/>
    <w:rsid w:val="00787498"/>
    <w:rsid w:val="00795A1A"/>
    <w:rsid w:val="00795D25"/>
    <w:rsid w:val="00796D85"/>
    <w:rsid w:val="007A18FE"/>
    <w:rsid w:val="007A288B"/>
    <w:rsid w:val="007A459A"/>
    <w:rsid w:val="007A4E79"/>
    <w:rsid w:val="007A5955"/>
    <w:rsid w:val="007A65E3"/>
    <w:rsid w:val="007A7CEE"/>
    <w:rsid w:val="007B2718"/>
    <w:rsid w:val="007B2D91"/>
    <w:rsid w:val="007B3B40"/>
    <w:rsid w:val="007B53FA"/>
    <w:rsid w:val="007B7EB8"/>
    <w:rsid w:val="007B7FA6"/>
    <w:rsid w:val="007C3397"/>
    <w:rsid w:val="007C35E8"/>
    <w:rsid w:val="007C5F5A"/>
    <w:rsid w:val="007D04D9"/>
    <w:rsid w:val="007D38FD"/>
    <w:rsid w:val="007D3E51"/>
    <w:rsid w:val="007E64A9"/>
    <w:rsid w:val="007F45D5"/>
    <w:rsid w:val="007F6A28"/>
    <w:rsid w:val="007F779F"/>
    <w:rsid w:val="007F77F1"/>
    <w:rsid w:val="0080363E"/>
    <w:rsid w:val="00810916"/>
    <w:rsid w:val="00814685"/>
    <w:rsid w:val="00816CCB"/>
    <w:rsid w:val="00820F5F"/>
    <w:rsid w:val="0082697C"/>
    <w:rsid w:val="008302DE"/>
    <w:rsid w:val="00830755"/>
    <w:rsid w:val="0083571E"/>
    <w:rsid w:val="00836D32"/>
    <w:rsid w:val="00837519"/>
    <w:rsid w:val="00837555"/>
    <w:rsid w:val="008401A3"/>
    <w:rsid w:val="008402F3"/>
    <w:rsid w:val="0084197F"/>
    <w:rsid w:val="00843F1D"/>
    <w:rsid w:val="00844B96"/>
    <w:rsid w:val="0084553F"/>
    <w:rsid w:val="00845AD9"/>
    <w:rsid w:val="00850F2E"/>
    <w:rsid w:val="0085309B"/>
    <w:rsid w:val="00854054"/>
    <w:rsid w:val="008544CD"/>
    <w:rsid w:val="00861808"/>
    <w:rsid w:val="008619BF"/>
    <w:rsid w:val="00871D24"/>
    <w:rsid w:val="00872A94"/>
    <w:rsid w:val="00873435"/>
    <w:rsid w:val="0087519F"/>
    <w:rsid w:val="008802F0"/>
    <w:rsid w:val="008806DD"/>
    <w:rsid w:val="00886133"/>
    <w:rsid w:val="0089471B"/>
    <w:rsid w:val="008A09D3"/>
    <w:rsid w:val="008A5A3F"/>
    <w:rsid w:val="008C5A79"/>
    <w:rsid w:val="008C6BA8"/>
    <w:rsid w:val="008F50F8"/>
    <w:rsid w:val="008F6977"/>
    <w:rsid w:val="0090251F"/>
    <w:rsid w:val="00905898"/>
    <w:rsid w:val="00907F6C"/>
    <w:rsid w:val="0091240A"/>
    <w:rsid w:val="00917F99"/>
    <w:rsid w:val="009228F0"/>
    <w:rsid w:val="00930116"/>
    <w:rsid w:val="00933273"/>
    <w:rsid w:val="0094169C"/>
    <w:rsid w:val="00941B50"/>
    <w:rsid w:val="00941C83"/>
    <w:rsid w:val="0094242F"/>
    <w:rsid w:val="0094344E"/>
    <w:rsid w:val="00945292"/>
    <w:rsid w:val="00945944"/>
    <w:rsid w:val="00946103"/>
    <w:rsid w:val="0095084C"/>
    <w:rsid w:val="00954765"/>
    <w:rsid w:val="00954974"/>
    <w:rsid w:val="00962496"/>
    <w:rsid w:val="00966E22"/>
    <w:rsid w:val="009779BE"/>
    <w:rsid w:val="0098448A"/>
    <w:rsid w:val="00984669"/>
    <w:rsid w:val="009872E3"/>
    <w:rsid w:val="0098779D"/>
    <w:rsid w:val="009900A2"/>
    <w:rsid w:val="00991DDB"/>
    <w:rsid w:val="00995C6E"/>
    <w:rsid w:val="00997391"/>
    <w:rsid w:val="009A2EE5"/>
    <w:rsid w:val="009A4A2D"/>
    <w:rsid w:val="009B657D"/>
    <w:rsid w:val="009B7CDA"/>
    <w:rsid w:val="009C2E10"/>
    <w:rsid w:val="009D39C6"/>
    <w:rsid w:val="009D53B8"/>
    <w:rsid w:val="009D55BC"/>
    <w:rsid w:val="009D72F7"/>
    <w:rsid w:val="009E468F"/>
    <w:rsid w:val="009E4E7F"/>
    <w:rsid w:val="009F001E"/>
    <w:rsid w:val="009F4246"/>
    <w:rsid w:val="009F46FC"/>
    <w:rsid w:val="009F4D74"/>
    <w:rsid w:val="009F5178"/>
    <w:rsid w:val="009F589A"/>
    <w:rsid w:val="009F72A4"/>
    <w:rsid w:val="00A01E0A"/>
    <w:rsid w:val="00A03AE0"/>
    <w:rsid w:val="00A04C44"/>
    <w:rsid w:val="00A07042"/>
    <w:rsid w:val="00A07886"/>
    <w:rsid w:val="00A126B4"/>
    <w:rsid w:val="00A127A2"/>
    <w:rsid w:val="00A17B49"/>
    <w:rsid w:val="00A21B8F"/>
    <w:rsid w:val="00A23FA2"/>
    <w:rsid w:val="00A271D4"/>
    <w:rsid w:val="00A3229E"/>
    <w:rsid w:val="00A325D3"/>
    <w:rsid w:val="00A349F6"/>
    <w:rsid w:val="00A3687F"/>
    <w:rsid w:val="00A40C0E"/>
    <w:rsid w:val="00A44AEF"/>
    <w:rsid w:val="00A53061"/>
    <w:rsid w:val="00A536D8"/>
    <w:rsid w:val="00A55322"/>
    <w:rsid w:val="00A55850"/>
    <w:rsid w:val="00A62E4A"/>
    <w:rsid w:val="00A63F8E"/>
    <w:rsid w:val="00A64803"/>
    <w:rsid w:val="00A64C73"/>
    <w:rsid w:val="00A660E0"/>
    <w:rsid w:val="00A748A4"/>
    <w:rsid w:val="00A81114"/>
    <w:rsid w:val="00A811CE"/>
    <w:rsid w:val="00A85B80"/>
    <w:rsid w:val="00A90B66"/>
    <w:rsid w:val="00A927B3"/>
    <w:rsid w:val="00A93E88"/>
    <w:rsid w:val="00AA0124"/>
    <w:rsid w:val="00AA19F2"/>
    <w:rsid w:val="00AA53F7"/>
    <w:rsid w:val="00AA552D"/>
    <w:rsid w:val="00AB0D61"/>
    <w:rsid w:val="00AC2379"/>
    <w:rsid w:val="00AC2DEC"/>
    <w:rsid w:val="00AC61CE"/>
    <w:rsid w:val="00AC64CF"/>
    <w:rsid w:val="00AC7B25"/>
    <w:rsid w:val="00AD21A6"/>
    <w:rsid w:val="00AD3E8E"/>
    <w:rsid w:val="00AD5241"/>
    <w:rsid w:val="00AD5298"/>
    <w:rsid w:val="00AD59A4"/>
    <w:rsid w:val="00AE108D"/>
    <w:rsid w:val="00AE3472"/>
    <w:rsid w:val="00AE46B3"/>
    <w:rsid w:val="00AF117A"/>
    <w:rsid w:val="00AF36C3"/>
    <w:rsid w:val="00B036C6"/>
    <w:rsid w:val="00B05EA4"/>
    <w:rsid w:val="00B07379"/>
    <w:rsid w:val="00B14494"/>
    <w:rsid w:val="00B1471F"/>
    <w:rsid w:val="00B16370"/>
    <w:rsid w:val="00B204D1"/>
    <w:rsid w:val="00B21F43"/>
    <w:rsid w:val="00B23839"/>
    <w:rsid w:val="00B24465"/>
    <w:rsid w:val="00B30047"/>
    <w:rsid w:val="00B36CFE"/>
    <w:rsid w:val="00B36E04"/>
    <w:rsid w:val="00B40D01"/>
    <w:rsid w:val="00B43B7C"/>
    <w:rsid w:val="00B50A4A"/>
    <w:rsid w:val="00B5135E"/>
    <w:rsid w:val="00B51383"/>
    <w:rsid w:val="00B51D9B"/>
    <w:rsid w:val="00B5343D"/>
    <w:rsid w:val="00B60C01"/>
    <w:rsid w:val="00B636A6"/>
    <w:rsid w:val="00B63F5A"/>
    <w:rsid w:val="00B6749F"/>
    <w:rsid w:val="00B67D0A"/>
    <w:rsid w:val="00B70A28"/>
    <w:rsid w:val="00B70FBA"/>
    <w:rsid w:val="00B73C66"/>
    <w:rsid w:val="00B77585"/>
    <w:rsid w:val="00B80BCB"/>
    <w:rsid w:val="00B8244C"/>
    <w:rsid w:val="00B834F8"/>
    <w:rsid w:val="00B84B6D"/>
    <w:rsid w:val="00B93FFD"/>
    <w:rsid w:val="00B9447C"/>
    <w:rsid w:val="00B95499"/>
    <w:rsid w:val="00BA0C20"/>
    <w:rsid w:val="00BA3138"/>
    <w:rsid w:val="00BC5A3D"/>
    <w:rsid w:val="00BC7E72"/>
    <w:rsid w:val="00BD33A1"/>
    <w:rsid w:val="00BD41D6"/>
    <w:rsid w:val="00BD4893"/>
    <w:rsid w:val="00BD49FD"/>
    <w:rsid w:val="00BD4A2E"/>
    <w:rsid w:val="00BE04BC"/>
    <w:rsid w:val="00BE2346"/>
    <w:rsid w:val="00BE5DD3"/>
    <w:rsid w:val="00BE5F4B"/>
    <w:rsid w:val="00BF3610"/>
    <w:rsid w:val="00BF3D35"/>
    <w:rsid w:val="00BF437C"/>
    <w:rsid w:val="00BF450B"/>
    <w:rsid w:val="00BF4CBD"/>
    <w:rsid w:val="00BF598D"/>
    <w:rsid w:val="00C00D89"/>
    <w:rsid w:val="00C04163"/>
    <w:rsid w:val="00C15A7F"/>
    <w:rsid w:val="00C16D6E"/>
    <w:rsid w:val="00C21715"/>
    <w:rsid w:val="00C217E8"/>
    <w:rsid w:val="00C21B37"/>
    <w:rsid w:val="00C227D2"/>
    <w:rsid w:val="00C26613"/>
    <w:rsid w:val="00C30869"/>
    <w:rsid w:val="00C375CC"/>
    <w:rsid w:val="00C414B7"/>
    <w:rsid w:val="00C561E5"/>
    <w:rsid w:val="00C56D9C"/>
    <w:rsid w:val="00C67694"/>
    <w:rsid w:val="00C67BA0"/>
    <w:rsid w:val="00C70DD8"/>
    <w:rsid w:val="00C71EF9"/>
    <w:rsid w:val="00C73AE0"/>
    <w:rsid w:val="00C74AC5"/>
    <w:rsid w:val="00C84946"/>
    <w:rsid w:val="00C8510C"/>
    <w:rsid w:val="00C90D40"/>
    <w:rsid w:val="00C95289"/>
    <w:rsid w:val="00C95FC0"/>
    <w:rsid w:val="00C96A9E"/>
    <w:rsid w:val="00CA7A60"/>
    <w:rsid w:val="00CB0647"/>
    <w:rsid w:val="00CB0EF3"/>
    <w:rsid w:val="00CB409E"/>
    <w:rsid w:val="00CB4EF5"/>
    <w:rsid w:val="00CB5793"/>
    <w:rsid w:val="00CB62EF"/>
    <w:rsid w:val="00CC09AB"/>
    <w:rsid w:val="00CC1D3F"/>
    <w:rsid w:val="00CC2A06"/>
    <w:rsid w:val="00CC6A3B"/>
    <w:rsid w:val="00CC6BB9"/>
    <w:rsid w:val="00CD2775"/>
    <w:rsid w:val="00CD345B"/>
    <w:rsid w:val="00CD3C2F"/>
    <w:rsid w:val="00CE05B7"/>
    <w:rsid w:val="00CE6BC6"/>
    <w:rsid w:val="00CF2CAD"/>
    <w:rsid w:val="00CF3140"/>
    <w:rsid w:val="00CF32BE"/>
    <w:rsid w:val="00CF5638"/>
    <w:rsid w:val="00CF5F9B"/>
    <w:rsid w:val="00CF69D5"/>
    <w:rsid w:val="00CF79A7"/>
    <w:rsid w:val="00CF7FC8"/>
    <w:rsid w:val="00D103DF"/>
    <w:rsid w:val="00D12916"/>
    <w:rsid w:val="00D16A2E"/>
    <w:rsid w:val="00D22C3D"/>
    <w:rsid w:val="00D23048"/>
    <w:rsid w:val="00D23E52"/>
    <w:rsid w:val="00D25277"/>
    <w:rsid w:val="00D2630E"/>
    <w:rsid w:val="00D320EC"/>
    <w:rsid w:val="00D334BE"/>
    <w:rsid w:val="00D33569"/>
    <w:rsid w:val="00D3544C"/>
    <w:rsid w:val="00D3565C"/>
    <w:rsid w:val="00D37202"/>
    <w:rsid w:val="00D37B11"/>
    <w:rsid w:val="00D37B80"/>
    <w:rsid w:val="00D40552"/>
    <w:rsid w:val="00D42756"/>
    <w:rsid w:val="00D441D6"/>
    <w:rsid w:val="00D5257E"/>
    <w:rsid w:val="00D557F1"/>
    <w:rsid w:val="00D620C1"/>
    <w:rsid w:val="00D6216A"/>
    <w:rsid w:val="00D73438"/>
    <w:rsid w:val="00D75EEE"/>
    <w:rsid w:val="00D760D1"/>
    <w:rsid w:val="00D77BC3"/>
    <w:rsid w:val="00D80579"/>
    <w:rsid w:val="00D8560C"/>
    <w:rsid w:val="00D9618E"/>
    <w:rsid w:val="00D97768"/>
    <w:rsid w:val="00D97C62"/>
    <w:rsid w:val="00DA0A37"/>
    <w:rsid w:val="00DA1ADC"/>
    <w:rsid w:val="00DA4CBC"/>
    <w:rsid w:val="00DA6A0C"/>
    <w:rsid w:val="00DB03E9"/>
    <w:rsid w:val="00DB0B35"/>
    <w:rsid w:val="00DB39E4"/>
    <w:rsid w:val="00DB7636"/>
    <w:rsid w:val="00DC2D13"/>
    <w:rsid w:val="00DC3A95"/>
    <w:rsid w:val="00DC4D49"/>
    <w:rsid w:val="00DC760A"/>
    <w:rsid w:val="00DD5352"/>
    <w:rsid w:val="00DD58D9"/>
    <w:rsid w:val="00DD6B59"/>
    <w:rsid w:val="00DD6E9D"/>
    <w:rsid w:val="00DE08BA"/>
    <w:rsid w:val="00DE2454"/>
    <w:rsid w:val="00DE4A29"/>
    <w:rsid w:val="00DF2DB5"/>
    <w:rsid w:val="00DF51A6"/>
    <w:rsid w:val="00DF7452"/>
    <w:rsid w:val="00E00E94"/>
    <w:rsid w:val="00E14237"/>
    <w:rsid w:val="00E14D1F"/>
    <w:rsid w:val="00E23A7D"/>
    <w:rsid w:val="00E24254"/>
    <w:rsid w:val="00E25C03"/>
    <w:rsid w:val="00E2634D"/>
    <w:rsid w:val="00E26C43"/>
    <w:rsid w:val="00E301D0"/>
    <w:rsid w:val="00E32B7B"/>
    <w:rsid w:val="00E5037F"/>
    <w:rsid w:val="00E510DA"/>
    <w:rsid w:val="00E51682"/>
    <w:rsid w:val="00E54BC0"/>
    <w:rsid w:val="00E563F1"/>
    <w:rsid w:val="00E63972"/>
    <w:rsid w:val="00E63D29"/>
    <w:rsid w:val="00E64608"/>
    <w:rsid w:val="00E64F48"/>
    <w:rsid w:val="00E66FFD"/>
    <w:rsid w:val="00E70DA7"/>
    <w:rsid w:val="00E71425"/>
    <w:rsid w:val="00E71BF0"/>
    <w:rsid w:val="00E74224"/>
    <w:rsid w:val="00E803CD"/>
    <w:rsid w:val="00E82FA5"/>
    <w:rsid w:val="00E86EEE"/>
    <w:rsid w:val="00E9134B"/>
    <w:rsid w:val="00E91D7D"/>
    <w:rsid w:val="00E926CB"/>
    <w:rsid w:val="00E94931"/>
    <w:rsid w:val="00E94A5C"/>
    <w:rsid w:val="00EA35EB"/>
    <w:rsid w:val="00EA68F2"/>
    <w:rsid w:val="00EB38E8"/>
    <w:rsid w:val="00EB5F20"/>
    <w:rsid w:val="00EB6C6B"/>
    <w:rsid w:val="00EC1F85"/>
    <w:rsid w:val="00EC7205"/>
    <w:rsid w:val="00EC7601"/>
    <w:rsid w:val="00ED4B77"/>
    <w:rsid w:val="00ED5690"/>
    <w:rsid w:val="00EE20FC"/>
    <w:rsid w:val="00EE7FC3"/>
    <w:rsid w:val="00EF2388"/>
    <w:rsid w:val="00EF3984"/>
    <w:rsid w:val="00EF610D"/>
    <w:rsid w:val="00EF6B23"/>
    <w:rsid w:val="00F018E3"/>
    <w:rsid w:val="00F05AC7"/>
    <w:rsid w:val="00F06AB9"/>
    <w:rsid w:val="00F158C2"/>
    <w:rsid w:val="00F229EE"/>
    <w:rsid w:val="00F24888"/>
    <w:rsid w:val="00F27175"/>
    <w:rsid w:val="00F30C1C"/>
    <w:rsid w:val="00F31CE5"/>
    <w:rsid w:val="00F338B7"/>
    <w:rsid w:val="00F33F65"/>
    <w:rsid w:val="00F36A42"/>
    <w:rsid w:val="00F439F4"/>
    <w:rsid w:val="00F45AFB"/>
    <w:rsid w:val="00F52085"/>
    <w:rsid w:val="00F54FAF"/>
    <w:rsid w:val="00F568C6"/>
    <w:rsid w:val="00F6429C"/>
    <w:rsid w:val="00F655CB"/>
    <w:rsid w:val="00F701EA"/>
    <w:rsid w:val="00F70CFF"/>
    <w:rsid w:val="00F722AA"/>
    <w:rsid w:val="00F73FA9"/>
    <w:rsid w:val="00F7414A"/>
    <w:rsid w:val="00F853B0"/>
    <w:rsid w:val="00FA072F"/>
    <w:rsid w:val="00FA159C"/>
    <w:rsid w:val="00FA21AB"/>
    <w:rsid w:val="00FA48F1"/>
    <w:rsid w:val="00FB14E7"/>
    <w:rsid w:val="00FB2C88"/>
    <w:rsid w:val="00FB46F7"/>
    <w:rsid w:val="00FC6B48"/>
    <w:rsid w:val="00FD04F6"/>
    <w:rsid w:val="00FD212D"/>
    <w:rsid w:val="00FD391E"/>
    <w:rsid w:val="00FD525D"/>
    <w:rsid w:val="00FE2C38"/>
    <w:rsid w:val="00FE3456"/>
    <w:rsid w:val="00FE4613"/>
    <w:rsid w:val="00FE6433"/>
    <w:rsid w:val="00FF36EA"/>
    <w:rsid w:val="00FF48D5"/>
    <w:rsid w:val="00FF6C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3C293"/>
  <w14:defaultImageDpi w14:val="32767"/>
  <w15:chartTrackingRefBased/>
  <w15:docId w15:val="{07CAF6D7-9A23-8C4C-A74E-F1C428719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C7E72"/>
    <w:rPr>
      <w:rFonts w:ascii="Times New Roman" w:eastAsia="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47DFB"/>
    <w:rPr>
      <w:sz w:val="16"/>
      <w:szCs w:val="16"/>
    </w:rPr>
  </w:style>
  <w:style w:type="paragraph" w:styleId="CommentText">
    <w:name w:val="annotation text"/>
    <w:basedOn w:val="Normal"/>
    <w:link w:val="CommentTextChar"/>
    <w:uiPriority w:val="99"/>
    <w:unhideWhenUsed/>
    <w:rsid w:val="00247DFB"/>
    <w:rPr>
      <w:rFonts w:ascii="Arial" w:eastAsia="Arial" w:hAnsi="Arial" w:cs="Arial"/>
      <w:sz w:val="20"/>
      <w:szCs w:val="20"/>
      <w:lang w:val="en"/>
    </w:rPr>
  </w:style>
  <w:style w:type="character" w:customStyle="1" w:styleId="CommentTextChar">
    <w:name w:val="Comment Text Char"/>
    <w:basedOn w:val="DefaultParagraphFont"/>
    <w:link w:val="CommentText"/>
    <w:uiPriority w:val="99"/>
    <w:rsid w:val="00247DFB"/>
    <w:rPr>
      <w:rFonts w:ascii="Arial" w:eastAsia="Arial" w:hAnsi="Arial" w:cs="Arial"/>
      <w:sz w:val="20"/>
      <w:szCs w:val="20"/>
      <w:lang w:val="en" w:eastAsia="en-US"/>
    </w:rPr>
  </w:style>
  <w:style w:type="paragraph" w:styleId="Header">
    <w:name w:val="header"/>
    <w:basedOn w:val="Normal"/>
    <w:link w:val="HeaderChar"/>
    <w:uiPriority w:val="99"/>
    <w:unhideWhenUsed/>
    <w:rsid w:val="001B6364"/>
    <w:pPr>
      <w:tabs>
        <w:tab w:val="center" w:pos="4680"/>
        <w:tab w:val="right" w:pos="9360"/>
      </w:tabs>
    </w:pPr>
    <w:rPr>
      <w:lang w:eastAsia="zh-TW"/>
    </w:rPr>
  </w:style>
  <w:style w:type="character" w:customStyle="1" w:styleId="HeaderChar">
    <w:name w:val="Header Char"/>
    <w:basedOn w:val="DefaultParagraphFont"/>
    <w:link w:val="Header"/>
    <w:uiPriority w:val="99"/>
    <w:rsid w:val="001B6364"/>
    <w:rPr>
      <w:rFonts w:ascii="Times New Roman" w:eastAsia="Times New Roman" w:hAnsi="Times New Roman" w:cs="Times New Roman"/>
    </w:rPr>
  </w:style>
  <w:style w:type="paragraph" w:styleId="Footer">
    <w:name w:val="footer"/>
    <w:basedOn w:val="Normal"/>
    <w:link w:val="FooterChar"/>
    <w:uiPriority w:val="99"/>
    <w:unhideWhenUsed/>
    <w:rsid w:val="001B6364"/>
    <w:pPr>
      <w:tabs>
        <w:tab w:val="center" w:pos="4680"/>
        <w:tab w:val="right" w:pos="9360"/>
      </w:tabs>
    </w:pPr>
    <w:rPr>
      <w:lang w:eastAsia="zh-TW"/>
    </w:rPr>
  </w:style>
  <w:style w:type="character" w:customStyle="1" w:styleId="FooterChar">
    <w:name w:val="Footer Char"/>
    <w:basedOn w:val="DefaultParagraphFont"/>
    <w:link w:val="Footer"/>
    <w:uiPriority w:val="99"/>
    <w:rsid w:val="001B6364"/>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DC4D49"/>
    <w:rPr>
      <w:rFonts w:ascii="Times New Roman" w:eastAsia="Times New Roman" w:hAnsi="Times New Roman" w:cs="Times New Roman"/>
      <w:b/>
      <w:bCs/>
      <w:lang w:val="en-US" w:eastAsia="zh-TW"/>
    </w:rPr>
  </w:style>
  <w:style w:type="character" w:customStyle="1" w:styleId="CommentSubjectChar">
    <w:name w:val="Comment Subject Char"/>
    <w:basedOn w:val="CommentTextChar"/>
    <w:link w:val="CommentSubject"/>
    <w:uiPriority w:val="99"/>
    <w:semiHidden/>
    <w:rsid w:val="00DC4D49"/>
    <w:rPr>
      <w:rFonts w:ascii="Times New Roman" w:eastAsia="Times New Roman" w:hAnsi="Times New Roman" w:cs="Times New Roman"/>
      <w:b/>
      <w:bCs/>
      <w:sz w:val="20"/>
      <w:szCs w:val="20"/>
      <w:lang w:val="en" w:eastAsia="en-US"/>
    </w:rPr>
  </w:style>
  <w:style w:type="character" w:styleId="Hyperlink">
    <w:name w:val="Hyperlink"/>
    <w:basedOn w:val="DefaultParagraphFont"/>
    <w:uiPriority w:val="99"/>
    <w:unhideWhenUsed/>
    <w:rsid w:val="00C561E5"/>
    <w:rPr>
      <w:color w:val="0563C1" w:themeColor="hyperlink"/>
      <w:u w:val="single"/>
    </w:rPr>
  </w:style>
  <w:style w:type="character" w:styleId="UnresolvedMention">
    <w:name w:val="Unresolved Mention"/>
    <w:basedOn w:val="DefaultParagraphFont"/>
    <w:uiPriority w:val="99"/>
    <w:rsid w:val="00C561E5"/>
    <w:rPr>
      <w:color w:val="605E5C"/>
      <w:shd w:val="clear" w:color="auto" w:fill="E1DFDD"/>
    </w:rPr>
  </w:style>
  <w:style w:type="paragraph" w:styleId="Revision">
    <w:name w:val="Revision"/>
    <w:hidden/>
    <w:uiPriority w:val="99"/>
    <w:semiHidden/>
    <w:rsid w:val="00122948"/>
    <w:rPr>
      <w:rFonts w:ascii="Times New Roman" w:eastAsia="Times New Roman" w:hAnsi="Times New Roman" w:cs="Times New Roman"/>
    </w:rPr>
  </w:style>
  <w:style w:type="table" w:styleId="TableGrid">
    <w:name w:val="Table Grid"/>
    <w:basedOn w:val="TableNormal"/>
    <w:uiPriority w:val="39"/>
    <w:rsid w:val="000129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B28F2"/>
    <w:rPr>
      <w:sz w:val="18"/>
      <w:szCs w:val="18"/>
      <w:lang w:eastAsia="zh-TW"/>
    </w:rPr>
  </w:style>
  <w:style w:type="character" w:customStyle="1" w:styleId="BalloonTextChar">
    <w:name w:val="Balloon Text Char"/>
    <w:basedOn w:val="DefaultParagraphFont"/>
    <w:link w:val="BalloonText"/>
    <w:uiPriority w:val="99"/>
    <w:semiHidden/>
    <w:rsid w:val="002B28F2"/>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080D1A"/>
    <w:rPr>
      <w:color w:val="954F72" w:themeColor="followedHyperlink"/>
      <w:u w:val="single"/>
    </w:rPr>
  </w:style>
  <w:style w:type="paragraph" w:styleId="HTMLPreformatted">
    <w:name w:val="HTML Preformatted"/>
    <w:basedOn w:val="Normal"/>
    <w:link w:val="HTMLPreformattedChar"/>
    <w:uiPriority w:val="99"/>
    <w:semiHidden/>
    <w:unhideWhenUsed/>
    <w:rsid w:val="00080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80D1A"/>
    <w:rPr>
      <w:rFonts w:ascii="Courier New" w:eastAsia="Times New Roman" w:hAnsi="Courier New" w:cs="Courier New"/>
      <w:sz w:val="20"/>
      <w:szCs w:val="20"/>
      <w:lang w:eastAsia="en-US"/>
    </w:rPr>
  </w:style>
  <w:style w:type="table" w:styleId="TableGridLight">
    <w:name w:val="Grid Table Light"/>
    <w:basedOn w:val="TableNormal"/>
    <w:uiPriority w:val="40"/>
    <w:rsid w:val="003046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0467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0467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30467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30467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304672"/>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304672"/>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304672"/>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
    <w:name w:val="List Table 2"/>
    <w:basedOn w:val="TableNormal"/>
    <w:uiPriority w:val="47"/>
    <w:rsid w:val="0030467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5">
    <w:name w:val="List Table 1 Light Accent 5"/>
    <w:basedOn w:val="TableNormal"/>
    <w:uiPriority w:val="46"/>
    <w:rsid w:val="00304672"/>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2">
    <w:name w:val="List Table 2 Accent 2"/>
    <w:basedOn w:val="TableNormal"/>
    <w:uiPriority w:val="47"/>
    <w:rsid w:val="00304672"/>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1">
    <w:name w:val="List Table 2 Accent 1"/>
    <w:basedOn w:val="TableNormal"/>
    <w:uiPriority w:val="47"/>
    <w:rsid w:val="0030467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6">
    <w:name w:val="List Table 1 Light Accent 6"/>
    <w:basedOn w:val="TableNormal"/>
    <w:uiPriority w:val="46"/>
    <w:rsid w:val="00304672"/>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4">
    <w:name w:val="List Table 1 Light Accent 4"/>
    <w:basedOn w:val="TableNormal"/>
    <w:uiPriority w:val="46"/>
    <w:rsid w:val="00304672"/>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rmalWeb">
    <w:name w:val="Normal (Web)"/>
    <w:basedOn w:val="Normal"/>
    <w:uiPriority w:val="99"/>
    <w:semiHidden/>
    <w:unhideWhenUsed/>
    <w:rsid w:val="00A44AEF"/>
    <w:pPr>
      <w:spacing w:before="100" w:beforeAutospacing="1" w:after="100" w:afterAutospacing="1"/>
    </w:pPr>
  </w:style>
  <w:style w:type="character" w:customStyle="1" w:styleId="apple-converted-space">
    <w:name w:val="apple-converted-space"/>
    <w:basedOn w:val="DefaultParagraphFont"/>
    <w:rsid w:val="00BC7E72"/>
  </w:style>
  <w:style w:type="character" w:styleId="PageNumber">
    <w:name w:val="page number"/>
    <w:basedOn w:val="DefaultParagraphFont"/>
    <w:uiPriority w:val="99"/>
    <w:semiHidden/>
    <w:unhideWhenUsed/>
    <w:rsid w:val="00D620C1"/>
  </w:style>
  <w:style w:type="character" w:styleId="LineNumber">
    <w:name w:val="line number"/>
    <w:basedOn w:val="DefaultParagraphFont"/>
    <w:uiPriority w:val="99"/>
    <w:semiHidden/>
    <w:unhideWhenUsed/>
    <w:rsid w:val="00C04163"/>
  </w:style>
  <w:style w:type="character" w:styleId="Emphasis">
    <w:name w:val="Emphasis"/>
    <w:basedOn w:val="DefaultParagraphFont"/>
    <w:uiPriority w:val="20"/>
    <w:qFormat/>
    <w:rsid w:val="00BF59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92482">
      <w:bodyDiv w:val="1"/>
      <w:marLeft w:val="0"/>
      <w:marRight w:val="0"/>
      <w:marTop w:val="0"/>
      <w:marBottom w:val="0"/>
      <w:divBdr>
        <w:top w:val="none" w:sz="0" w:space="0" w:color="auto"/>
        <w:left w:val="none" w:sz="0" w:space="0" w:color="auto"/>
        <w:bottom w:val="none" w:sz="0" w:space="0" w:color="auto"/>
        <w:right w:val="none" w:sz="0" w:space="0" w:color="auto"/>
      </w:divBdr>
      <w:divsChild>
        <w:div w:id="1556889698">
          <w:marLeft w:val="0"/>
          <w:marRight w:val="0"/>
          <w:marTop w:val="0"/>
          <w:marBottom w:val="0"/>
          <w:divBdr>
            <w:top w:val="none" w:sz="0" w:space="0" w:color="auto"/>
            <w:left w:val="none" w:sz="0" w:space="0" w:color="auto"/>
            <w:bottom w:val="none" w:sz="0" w:space="0" w:color="auto"/>
            <w:right w:val="none" w:sz="0" w:space="0" w:color="auto"/>
          </w:divBdr>
          <w:divsChild>
            <w:div w:id="20968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381">
      <w:bodyDiv w:val="1"/>
      <w:marLeft w:val="0"/>
      <w:marRight w:val="0"/>
      <w:marTop w:val="0"/>
      <w:marBottom w:val="0"/>
      <w:divBdr>
        <w:top w:val="none" w:sz="0" w:space="0" w:color="auto"/>
        <w:left w:val="none" w:sz="0" w:space="0" w:color="auto"/>
        <w:bottom w:val="none" w:sz="0" w:space="0" w:color="auto"/>
        <w:right w:val="none" w:sz="0" w:space="0" w:color="auto"/>
      </w:divBdr>
      <w:divsChild>
        <w:div w:id="285620181">
          <w:marLeft w:val="0"/>
          <w:marRight w:val="0"/>
          <w:marTop w:val="0"/>
          <w:marBottom w:val="0"/>
          <w:divBdr>
            <w:top w:val="none" w:sz="0" w:space="0" w:color="auto"/>
            <w:left w:val="none" w:sz="0" w:space="0" w:color="auto"/>
            <w:bottom w:val="none" w:sz="0" w:space="0" w:color="auto"/>
            <w:right w:val="none" w:sz="0" w:space="0" w:color="auto"/>
          </w:divBdr>
          <w:divsChild>
            <w:div w:id="9707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2954">
      <w:bodyDiv w:val="1"/>
      <w:marLeft w:val="0"/>
      <w:marRight w:val="0"/>
      <w:marTop w:val="0"/>
      <w:marBottom w:val="0"/>
      <w:divBdr>
        <w:top w:val="none" w:sz="0" w:space="0" w:color="auto"/>
        <w:left w:val="none" w:sz="0" w:space="0" w:color="auto"/>
        <w:bottom w:val="none" w:sz="0" w:space="0" w:color="auto"/>
        <w:right w:val="none" w:sz="0" w:space="0" w:color="auto"/>
      </w:divBdr>
      <w:divsChild>
        <w:div w:id="1239560185">
          <w:marLeft w:val="0"/>
          <w:marRight w:val="0"/>
          <w:marTop w:val="0"/>
          <w:marBottom w:val="0"/>
          <w:divBdr>
            <w:top w:val="none" w:sz="0" w:space="0" w:color="auto"/>
            <w:left w:val="none" w:sz="0" w:space="0" w:color="auto"/>
            <w:bottom w:val="none" w:sz="0" w:space="0" w:color="auto"/>
            <w:right w:val="none" w:sz="0" w:space="0" w:color="auto"/>
          </w:divBdr>
          <w:divsChild>
            <w:div w:id="20139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762">
      <w:bodyDiv w:val="1"/>
      <w:marLeft w:val="0"/>
      <w:marRight w:val="0"/>
      <w:marTop w:val="0"/>
      <w:marBottom w:val="0"/>
      <w:divBdr>
        <w:top w:val="none" w:sz="0" w:space="0" w:color="auto"/>
        <w:left w:val="none" w:sz="0" w:space="0" w:color="auto"/>
        <w:bottom w:val="none" w:sz="0" w:space="0" w:color="auto"/>
        <w:right w:val="none" w:sz="0" w:space="0" w:color="auto"/>
      </w:divBdr>
      <w:divsChild>
        <w:div w:id="2091387945">
          <w:marLeft w:val="0"/>
          <w:marRight w:val="0"/>
          <w:marTop w:val="0"/>
          <w:marBottom w:val="0"/>
          <w:divBdr>
            <w:top w:val="none" w:sz="0" w:space="0" w:color="auto"/>
            <w:left w:val="none" w:sz="0" w:space="0" w:color="auto"/>
            <w:bottom w:val="none" w:sz="0" w:space="0" w:color="auto"/>
            <w:right w:val="none" w:sz="0" w:space="0" w:color="auto"/>
          </w:divBdr>
          <w:divsChild>
            <w:div w:id="1974750557">
              <w:marLeft w:val="0"/>
              <w:marRight w:val="0"/>
              <w:marTop w:val="0"/>
              <w:marBottom w:val="0"/>
              <w:divBdr>
                <w:top w:val="none" w:sz="0" w:space="0" w:color="auto"/>
                <w:left w:val="none" w:sz="0" w:space="0" w:color="auto"/>
                <w:bottom w:val="none" w:sz="0" w:space="0" w:color="auto"/>
                <w:right w:val="none" w:sz="0" w:space="0" w:color="auto"/>
              </w:divBdr>
              <w:divsChild>
                <w:div w:id="9964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7766">
      <w:bodyDiv w:val="1"/>
      <w:marLeft w:val="0"/>
      <w:marRight w:val="0"/>
      <w:marTop w:val="0"/>
      <w:marBottom w:val="0"/>
      <w:divBdr>
        <w:top w:val="none" w:sz="0" w:space="0" w:color="auto"/>
        <w:left w:val="none" w:sz="0" w:space="0" w:color="auto"/>
        <w:bottom w:val="none" w:sz="0" w:space="0" w:color="auto"/>
        <w:right w:val="none" w:sz="0" w:space="0" w:color="auto"/>
      </w:divBdr>
      <w:divsChild>
        <w:div w:id="1849713574">
          <w:marLeft w:val="0"/>
          <w:marRight w:val="0"/>
          <w:marTop w:val="0"/>
          <w:marBottom w:val="0"/>
          <w:divBdr>
            <w:top w:val="none" w:sz="0" w:space="0" w:color="auto"/>
            <w:left w:val="none" w:sz="0" w:space="0" w:color="auto"/>
            <w:bottom w:val="none" w:sz="0" w:space="0" w:color="auto"/>
            <w:right w:val="none" w:sz="0" w:space="0" w:color="auto"/>
          </w:divBdr>
          <w:divsChild>
            <w:div w:id="13233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2799">
      <w:bodyDiv w:val="1"/>
      <w:marLeft w:val="0"/>
      <w:marRight w:val="0"/>
      <w:marTop w:val="0"/>
      <w:marBottom w:val="0"/>
      <w:divBdr>
        <w:top w:val="none" w:sz="0" w:space="0" w:color="auto"/>
        <w:left w:val="none" w:sz="0" w:space="0" w:color="auto"/>
        <w:bottom w:val="none" w:sz="0" w:space="0" w:color="auto"/>
        <w:right w:val="none" w:sz="0" w:space="0" w:color="auto"/>
      </w:divBdr>
      <w:divsChild>
        <w:div w:id="944729172">
          <w:marLeft w:val="0"/>
          <w:marRight w:val="0"/>
          <w:marTop w:val="0"/>
          <w:marBottom w:val="0"/>
          <w:divBdr>
            <w:top w:val="none" w:sz="0" w:space="0" w:color="auto"/>
            <w:left w:val="none" w:sz="0" w:space="0" w:color="auto"/>
            <w:bottom w:val="none" w:sz="0" w:space="0" w:color="auto"/>
            <w:right w:val="none" w:sz="0" w:space="0" w:color="auto"/>
          </w:divBdr>
          <w:divsChild>
            <w:div w:id="6857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3095">
      <w:bodyDiv w:val="1"/>
      <w:marLeft w:val="0"/>
      <w:marRight w:val="0"/>
      <w:marTop w:val="0"/>
      <w:marBottom w:val="0"/>
      <w:divBdr>
        <w:top w:val="none" w:sz="0" w:space="0" w:color="auto"/>
        <w:left w:val="none" w:sz="0" w:space="0" w:color="auto"/>
        <w:bottom w:val="none" w:sz="0" w:space="0" w:color="auto"/>
        <w:right w:val="none" w:sz="0" w:space="0" w:color="auto"/>
      </w:divBdr>
      <w:divsChild>
        <w:div w:id="946160378">
          <w:marLeft w:val="0"/>
          <w:marRight w:val="0"/>
          <w:marTop w:val="0"/>
          <w:marBottom w:val="0"/>
          <w:divBdr>
            <w:top w:val="none" w:sz="0" w:space="0" w:color="auto"/>
            <w:left w:val="none" w:sz="0" w:space="0" w:color="auto"/>
            <w:bottom w:val="none" w:sz="0" w:space="0" w:color="auto"/>
            <w:right w:val="none" w:sz="0" w:space="0" w:color="auto"/>
          </w:divBdr>
          <w:divsChild>
            <w:div w:id="9702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1896">
      <w:bodyDiv w:val="1"/>
      <w:marLeft w:val="0"/>
      <w:marRight w:val="0"/>
      <w:marTop w:val="0"/>
      <w:marBottom w:val="0"/>
      <w:divBdr>
        <w:top w:val="none" w:sz="0" w:space="0" w:color="auto"/>
        <w:left w:val="none" w:sz="0" w:space="0" w:color="auto"/>
        <w:bottom w:val="none" w:sz="0" w:space="0" w:color="auto"/>
        <w:right w:val="none" w:sz="0" w:space="0" w:color="auto"/>
      </w:divBdr>
      <w:divsChild>
        <w:div w:id="862327673">
          <w:marLeft w:val="0"/>
          <w:marRight w:val="0"/>
          <w:marTop w:val="0"/>
          <w:marBottom w:val="0"/>
          <w:divBdr>
            <w:top w:val="none" w:sz="0" w:space="0" w:color="auto"/>
            <w:left w:val="none" w:sz="0" w:space="0" w:color="auto"/>
            <w:bottom w:val="none" w:sz="0" w:space="0" w:color="auto"/>
            <w:right w:val="none" w:sz="0" w:space="0" w:color="auto"/>
          </w:divBdr>
          <w:divsChild>
            <w:div w:id="2460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7010">
      <w:bodyDiv w:val="1"/>
      <w:marLeft w:val="0"/>
      <w:marRight w:val="0"/>
      <w:marTop w:val="0"/>
      <w:marBottom w:val="0"/>
      <w:divBdr>
        <w:top w:val="none" w:sz="0" w:space="0" w:color="auto"/>
        <w:left w:val="none" w:sz="0" w:space="0" w:color="auto"/>
        <w:bottom w:val="none" w:sz="0" w:space="0" w:color="auto"/>
        <w:right w:val="none" w:sz="0" w:space="0" w:color="auto"/>
      </w:divBdr>
      <w:divsChild>
        <w:div w:id="1877346632">
          <w:marLeft w:val="0"/>
          <w:marRight w:val="0"/>
          <w:marTop w:val="0"/>
          <w:marBottom w:val="0"/>
          <w:divBdr>
            <w:top w:val="none" w:sz="0" w:space="0" w:color="auto"/>
            <w:left w:val="none" w:sz="0" w:space="0" w:color="auto"/>
            <w:bottom w:val="none" w:sz="0" w:space="0" w:color="auto"/>
            <w:right w:val="none" w:sz="0" w:space="0" w:color="auto"/>
          </w:divBdr>
          <w:divsChild>
            <w:div w:id="1667322285">
              <w:marLeft w:val="0"/>
              <w:marRight w:val="0"/>
              <w:marTop w:val="0"/>
              <w:marBottom w:val="0"/>
              <w:divBdr>
                <w:top w:val="none" w:sz="0" w:space="0" w:color="auto"/>
                <w:left w:val="none" w:sz="0" w:space="0" w:color="auto"/>
                <w:bottom w:val="none" w:sz="0" w:space="0" w:color="auto"/>
                <w:right w:val="none" w:sz="0" w:space="0" w:color="auto"/>
              </w:divBdr>
              <w:divsChild>
                <w:div w:id="2126340492">
                  <w:marLeft w:val="0"/>
                  <w:marRight w:val="0"/>
                  <w:marTop w:val="0"/>
                  <w:marBottom w:val="0"/>
                  <w:divBdr>
                    <w:top w:val="none" w:sz="0" w:space="0" w:color="auto"/>
                    <w:left w:val="none" w:sz="0" w:space="0" w:color="auto"/>
                    <w:bottom w:val="none" w:sz="0" w:space="0" w:color="auto"/>
                    <w:right w:val="none" w:sz="0" w:space="0" w:color="auto"/>
                  </w:divBdr>
                  <w:divsChild>
                    <w:div w:id="2624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270221">
      <w:bodyDiv w:val="1"/>
      <w:marLeft w:val="0"/>
      <w:marRight w:val="0"/>
      <w:marTop w:val="0"/>
      <w:marBottom w:val="0"/>
      <w:divBdr>
        <w:top w:val="none" w:sz="0" w:space="0" w:color="auto"/>
        <w:left w:val="none" w:sz="0" w:space="0" w:color="auto"/>
        <w:bottom w:val="none" w:sz="0" w:space="0" w:color="auto"/>
        <w:right w:val="none" w:sz="0" w:space="0" w:color="auto"/>
      </w:divBdr>
      <w:divsChild>
        <w:div w:id="2007246528">
          <w:marLeft w:val="0"/>
          <w:marRight w:val="0"/>
          <w:marTop w:val="0"/>
          <w:marBottom w:val="0"/>
          <w:divBdr>
            <w:top w:val="none" w:sz="0" w:space="0" w:color="auto"/>
            <w:left w:val="none" w:sz="0" w:space="0" w:color="auto"/>
            <w:bottom w:val="none" w:sz="0" w:space="0" w:color="auto"/>
            <w:right w:val="none" w:sz="0" w:space="0" w:color="auto"/>
          </w:divBdr>
          <w:divsChild>
            <w:div w:id="932543737">
              <w:marLeft w:val="0"/>
              <w:marRight w:val="0"/>
              <w:marTop w:val="0"/>
              <w:marBottom w:val="0"/>
              <w:divBdr>
                <w:top w:val="none" w:sz="0" w:space="0" w:color="auto"/>
                <w:left w:val="none" w:sz="0" w:space="0" w:color="auto"/>
                <w:bottom w:val="none" w:sz="0" w:space="0" w:color="auto"/>
                <w:right w:val="none" w:sz="0" w:space="0" w:color="auto"/>
              </w:divBdr>
              <w:divsChild>
                <w:div w:id="10273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50803">
      <w:bodyDiv w:val="1"/>
      <w:marLeft w:val="0"/>
      <w:marRight w:val="0"/>
      <w:marTop w:val="0"/>
      <w:marBottom w:val="0"/>
      <w:divBdr>
        <w:top w:val="none" w:sz="0" w:space="0" w:color="auto"/>
        <w:left w:val="none" w:sz="0" w:space="0" w:color="auto"/>
        <w:bottom w:val="none" w:sz="0" w:space="0" w:color="auto"/>
        <w:right w:val="none" w:sz="0" w:space="0" w:color="auto"/>
      </w:divBdr>
      <w:divsChild>
        <w:div w:id="1677076961">
          <w:marLeft w:val="0"/>
          <w:marRight w:val="0"/>
          <w:marTop w:val="0"/>
          <w:marBottom w:val="0"/>
          <w:divBdr>
            <w:top w:val="none" w:sz="0" w:space="0" w:color="auto"/>
            <w:left w:val="none" w:sz="0" w:space="0" w:color="auto"/>
            <w:bottom w:val="none" w:sz="0" w:space="0" w:color="auto"/>
            <w:right w:val="none" w:sz="0" w:space="0" w:color="auto"/>
          </w:divBdr>
          <w:divsChild>
            <w:div w:id="10571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4521">
      <w:bodyDiv w:val="1"/>
      <w:marLeft w:val="0"/>
      <w:marRight w:val="0"/>
      <w:marTop w:val="0"/>
      <w:marBottom w:val="0"/>
      <w:divBdr>
        <w:top w:val="none" w:sz="0" w:space="0" w:color="auto"/>
        <w:left w:val="none" w:sz="0" w:space="0" w:color="auto"/>
        <w:bottom w:val="none" w:sz="0" w:space="0" w:color="auto"/>
        <w:right w:val="none" w:sz="0" w:space="0" w:color="auto"/>
      </w:divBdr>
      <w:divsChild>
        <w:div w:id="842545911">
          <w:marLeft w:val="0"/>
          <w:marRight w:val="0"/>
          <w:marTop w:val="0"/>
          <w:marBottom w:val="0"/>
          <w:divBdr>
            <w:top w:val="none" w:sz="0" w:space="0" w:color="auto"/>
            <w:left w:val="none" w:sz="0" w:space="0" w:color="auto"/>
            <w:bottom w:val="none" w:sz="0" w:space="0" w:color="auto"/>
            <w:right w:val="none" w:sz="0" w:space="0" w:color="auto"/>
          </w:divBdr>
          <w:divsChild>
            <w:div w:id="1252424834">
              <w:marLeft w:val="0"/>
              <w:marRight w:val="0"/>
              <w:marTop w:val="0"/>
              <w:marBottom w:val="0"/>
              <w:divBdr>
                <w:top w:val="none" w:sz="0" w:space="0" w:color="auto"/>
                <w:left w:val="none" w:sz="0" w:space="0" w:color="auto"/>
                <w:bottom w:val="none" w:sz="0" w:space="0" w:color="auto"/>
                <w:right w:val="none" w:sz="0" w:space="0" w:color="auto"/>
              </w:divBdr>
              <w:divsChild>
                <w:div w:id="9917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6636">
      <w:bodyDiv w:val="1"/>
      <w:marLeft w:val="0"/>
      <w:marRight w:val="0"/>
      <w:marTop w:val="0"/>
      <w:marBottom w:val="0"/>
      <w:divBdr>
        <w:top w:val="none" w:sz="0" w:space="0" w:color="auto"/>
        <w:left w:val="none" w:sz="0" w:space="0" w:color="auto"/>
        <w:bottom w:val="none" w:sz="0" w:space="0" w:color="auto"/>
        <w:right w:val="none" w:sz="0" w:space="0" w:color="auto"/>
      </w:divBdr>
      <w:divsChild>
        <w:div w:id="1041905168">
          <w:marLeft w:val="0"/>
          <w:marRight w:val="0"/>
          <w:marTop w:val="0"/>
          <w:marBottom w:val="0"/>
          <w:divBdr>
            <w:top w:val="none" w:sz="0" w:space="0" w:color="auto"/>
            <w:left w:val="none" w:sz="0" w:space="0" w:color="auto"/>
            <w:bottom w:val="none" w:sz="0" w:space="0" w:color="auto"/>
            <w:right w:val="none" w:sz="0" w:space="0" w:color="auto"/>
          </w:divBdr>
          <w:divsChild>
            <w:div w:id="14744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6597">
      <w:bodyDiv w:val="1"/>
      <w:marLeft w:val="0"/>
      <w:marRight w:val="0"/>
      <w:marTop w:val="0"/>
      <w:marBottom w:val="0"/>
      <w:divBdr>
        <w:top w:val="none" w:sz="0" w:space="0" w:color="auto"/>
        <w:left w:val="none" w:sz="0" w:space="0" w:color="auto"/>
        <w:bottom w:val="none" w:sz="0" w:space="0" w:color="auto"/>
        <w:right w:val="none" w:sz="0" w:space="0" w:color="auto"/>
      </w:divBdr>
      <w:divsChild>
        <w:div w:id="910433907">
          <w:marLeft w:val="0"/>
          <w:marRight w:val="0"/>
          <w:marTop w:val="0"/>
          <w:marBottom w:val="0"/>
          <w:divBdr>
            <w:top w:val="none" w:sz="0" w:space="0" w:color="auto"/>
            <w:left w:val="none" w:sz="0" w:space="0" w:color="auto"/>
            <w:bottom w:val="none" w:sz="0" w:space="0" w:color="auto"/>
            <w:right w:val="none" w:sz="0" w:space="0" w:color="auto"/>
          </w:divBdr>
          <w:divsChild>
            <w:div w:id="841628454">
              <w:marLeft w:val="0"/>
              <w:marRight w:val="0"/>
              <w:marTop w:val="0"/>
              <w:marBottom w:val="0"/>
              <w:divBdr>
                <w:top w:val="none" w:sz="0" w:space="0" w:color="auto"/>
                <w:left w:val="none" w:sz="0" w:space="0" w:color="auto"/>
                <w:bottom w:val="none" w:sz="0" w:space="0" w:color="auto"/>
                <w:right w:val="none" w:sz="0" w:space="0" w:color="auto"/>
              </w:divBdr>
              <w:divsChild>
                <w:div w:id="2121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900718">
      <w:bodyDiv w:val="1"/>
      <w:marLeft w:val="0"/>
      <w:marRight w:val="0"/>
      <w:marTop w:val="0"/>
      <w:marBottom w:val="0"/>
      <w:divBdr>
        <w:top w:val="none" w:sz="0" w:space="0" w:color="auto"/>
        <w:left w:val="none" w:sz="0" w:space="0" w:color="auto"/>
        <w:bottom w:val="none" w:sz="0" w:space="0" w:color="auto"/>
        <w:right w:val="none" w:sz="0" w:space="0" w:color="auto"/>
      </w:divBdr>
      <w:divsChild>
        <w:div w:id="1700006100">
          <w:marLeft w:val="0"/>
          <w:marRight w:val="0"/>
          <w:marTop w:val="0"/>
          <w:marBottom w:val="0"/>
          <w:divBdr>
            <w:top w:val="none" w:sz="0" w:space="0" w:color="auto"/>
            <w:left w:val="none" w:sz="0" w:space="0" w:color="auto"/>
            <w:bottom w:val="none" w:sz="0" w:space="0" w:color="auto"/>
            <w:right w:val="none" w:sz="0" w:space="0" w:color="auto"/>
          </w:divBdr>
          <w:divsChild>
            <w:div w:id="17864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8018">
      <w:bodyDiv w:val="1"/>
      <w:marLeft w:val="0"/>
      <w:marRight w:val="0"/>
      <w:marTop w:val="0"/>
      <w:marBottom w:val="0"/>
      <w:divBdr>
        <w:top w:val="none" w:sz="0" w:space="0" w:color="auto"/>
        <w:left w:val="none" w:sz="0" w:space="0" w:color="auto"/>
        <w:bottom w:val="none" w:sz="0" w:space="0" w:color="auto"/>
        <w:right w:val="none" w:sz="0" w:space="0" w:color="auto"/>
      </w:divBdr>
      <w:divsChild>
        <w:div w:id="1906337870">
          <w:marLeft w:val="0"/>
          <w:marRight w:val="0"/>
          <w:marTop w:val="0"/>
          <w:marBottom w:val="0"/>
          <w:divBdr>
            <w:top w:val="none" w:sz="0" w:space="0" w:color="auto"/>
            <w:left w:val="none" w:sz="0" w:space="0" w:color="auto"/>
            <w:bottom w:val="none" w:sz="0" w:space="0" w:color="auto"/>
            <w:right w:val="none" w:sz="0" w:space="0" w:color="auto"/>
          </w:divBdr>
          <w:divsChild>
            <w:div w:id="16221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39640">
      <w:bodyDiv w:val="1"/>
      <w:marLeft w:val="0"/>
      <w:marRight w:val="0"/>
      <w:marTop w:val="0"/>
      <w:marBottom w:val="0"/>
      <w:divBdr>
        <w:top w:val="none" w:sz="0" w:space="0" w:color="auto"/>
        <w:left w:val="none" w:sz="0" w:space="0" w:color="auto"/>
        <w:bottom w:val="none" w:sz="0" w:space="0" w:color="auto"/>
        <w:right w:val="none" w:sz="0" w:space="0" w:color="auto"/>
      </w:divBdr>
      <w:divsChild>
        <w:div w:id="1118138400">
          <w:marLeft w:val="0"/>
          <w:marRight w:val="0"/>
          <w:marTop w:val="0"/>
          <w:marBottom w:val="0"/>
          <w:divBdr>
            <w:top w:val="none" w:sz="0" w:space="0" w:color="auto"/>
            <w:left w:val="none" w:sz="0" w:space="0" w:color="auto"/>
            <w:bottom w:val="none" w:sz="0" w:space="0" w:color="auto"/>
            <w:right w:val="none" w:sz="0" w:space="0" w:color="auto"/>
          </w:divBdr>
        </w:div>
      </w:divsChild>
    </w:div>
    <w:div w:id="744303230">
      <w:bodyDiv w:val="1"/>
      <w:marLeft w:val="0"/>
      <w:marRight w:val="0"/>
      <w:marTop w:val="0"/>
      <w:marBottom w:val="0"/>
      <w:divBdr>
        <w:top w:val="none" w:sz="0" w:space="0" w:color="auto"/>
        <w:left w:val="none" w:sz="0" w:space="0" w:color="auto"/>
        <w:bottom w:val="none" w:sz="0" w:space="0" w:color="auto"/>
        <w:right w:val="none" w:sz="0" w:space="0" w:color="auto"/>
      </w:divBdr>
      <w:divsChild>
        <w:div w:id="2068795008">
          <w:marLeft w:val="0"/>
          <w:marRight w:val="0"/>
          <w:marTop w:val="0"/>
          <w:marBottom w:val="0"/>
          <w:divBdr>
            <w:top w:val="none" w:sz="0" w:space="0" w:color="auto"/>
            <w:left w:val="none" w:sz="0" w:space="0" w:color="auto"/>
            <w:bottom w:val="none" w:sz="0" w:space="0" w:color="auto"/>
            <w:right w:val="none" w:sz="0" w:space="0" w:color="auto"/>
          </w:divBdr>
          <w:divsChild>
            <w:div w:id="3341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7970">
      <w:bodyDiv w:val="1"/>
      <w:marLeft w:val="0"/>
      <w:marRight w:val="0"/>
      <w:marTop w:val="0"/>
      <w:marBottom w:val="0"/>
      <w:divBdr>
        <w:top w:val="none" w:sz="0" w:space="0" w:color="auto"/>
        <w:left w:val="none" w:sz="0" w:space="0" w:color="auto"/>
        <w:bottom w:val="none" w:sz="0" w:space="0" w:color="auto"/>
        <w:right w:val="none" w:sz="0" w:space="0" w:color="auto"/>
      </w:divBdr>
    </w:div>
    <w:div w:id="1098213968">
      <w:bodyDiv w:val="1"/>
      <w:marLeft w:val="0"/>
      <w:marRight w:val="0"/>
      <w:marTop w:val="0"/>
      <w:marBottom w:val="0"/>
      <w:divBdr>
        <w:top w:val="none" w:sz="0" w:space="0" w:color="auto"/>
        <w:left w:val="none" w:sz="0" w:space="0" w:color="auto"/>
        <w:bottom w:val="none" w:sz="0" w:space="0" w:color="auto"/>
        <w:right w:val="none" w:sz="0" w:space="0" w:color="auto"/>
      </w:divBdr>
      <w:divsChild>
        <w:div w:id="636910602">
          <w:marLeft w:val="0"/>
          <w:marRight w:val="0"/>
          <w:marTop w:val="0"/>
          <w:marBottom w:val="0"/>
          <w:divBdr>
            <w:top w:val="none" w:sz="0" w:space="0" w:color="auto"/>
            <w:left w:val="none" w:sz="0" w:space="0" w:color="auto"/>
            <w:bottom w:val="none" w:sz="0" w:space="0" w:color="auto"/>
            <w:right w:val="none" w:sz="0" w:space="0" w:color="auto"/>
          </w:divBdr>
          <w:divsChild>
            <w:div w:id="600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0861">
      <w:bodyDiv w:val="1"/>
      <w:marLeft w:val="0"/>
      <w:marRight w:val="0"/>
      <w:marTop w:val="0"/>
      <w:marBottom w:val="0"/>
      <w:divBdr>
        <w:top w:val="none" w:sz="0" w:space="0" w:color="auto"/>
        <w:left w:val="none" w:sz="0" w:space="0" w:color="auto"/>
        <w:bottom w:val="none" w:sz="0" w:space="0" w:color="auto"/>
        <w:right w:val="none" w:sz="0" w:space="0" w:color="auto"/>
      </w:divBdr>
    </w:div>
    <w:div w:id="1230531475">
      <w:bodyDiv w:val="1"/>
      <w:marLeft w:val="0"/>
      <w:marRight w:val="0"/>
      <w:marTop w:val="0"/>
      <w:marBottom w:val="0"/>
      <w:divBdr>
        <w:top w:val="none" w:sz="0" w:space="0" w:color="auto"/>
        <w:left w:val="none" w:sz="0" w:space="0" w:color="auto"/>
        <w:bottom w:val="none" w:sz="0" w:space="0" w:color="auto"/>
        <w:right w:val="none" w:sz="0" w:space="0" w:color="auto"/>
      </w:divBdr>
      <w:divsChild>
        <w:div w:id="1424884244">
          <w:marLeft w:val="3300"/>
          <w:marRight w:val="3300"/>
          <w:marTop w:val="240"/>
          <w:marBottom w:val="240"/>
          <w:divBdr>
            <w:top w:val="none" w:sz="0" w:space="0" w:color="auto"/>
            <w:left w:val="none" w:sz="0" w:space="0" w:color="auto"/>
            <w:bottom w:val="none" w:sz="0" w:space="0" w:color="auto"/>
            <w:right w:val="none" w:sz="0" w:space="0" w:color="auto"/>
          </w:divBdr>
          <w:divsChild>
            <w:div w:id="1672021281">
              <w:marLeft w:val="0"/>
              <w:marRight w:val="0"/>
              <w:marTop w:val="0"/>
              <w:marBottom w:val="0"/>
              <w:divBdr>
                <w:top w:val="none" w:sz="0" w:space="0" w:color="auto"/>
                <w:left w:val="none" w:sz="0" w:space="0" w:color="auto"/>
                <w:bottom w:val="none" w:sz="0" w:space="0" w:color="auto"/>
                <w:right w:val="none" w:sz="0" w:space="0" w:color="auto"/>
              </w:divBdr>
              <w:divsChild>
                <w:div w:id="1289899890">
                  <w:marLeft w:val="0"/>
                  <w:marRight w:val="0"/>
                  <w:marTop w:val="0"/>
                  <w:marBottom w:val="0"/>
                  <w:divBdr>
                    <w:top w:val="none" w:sz="0" w:space="0" w:color="auto"/>
                    <w:left w:val="none" w:sz="0" w:space="0" w:color="auto"/>
                    <w:bottom w:val="none" w:sz="0" w:space="0" w:color="auto"/>
                    <w:right w:val="none" w:sz="0" w:space="0" w:color="auto"/>
                  </w:divBdr>
                  <w:divsChild>
                    <w:div w:id="5855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249059">
      <w:bodyDiv w:val="1"/>
      <w:marLeft w:val="0"/>
      <w:marRight w:val="0"/>
      <w:marTop w:val="0"/>
      <w:marBottom w:val="0"/>
      <w:divBdr>
        <w:top w:val="none" w:sz="0" w:space="0" w:color="auto"/>
        <w:left w:val="none" w:sz="0" w:space="0" w:color="auto"/>
        <w:bottom w:val="none" w:sz="0" w:space="0" w:color="auto"/>
        <w:right w:val="none" w:sz="0" w:space="0" w:color="auto"/>
      </w:divBdr>
      <w:divsChild>
        <w:div w:id="632248862">
          <w:marLeft w:val="0"/>
          <w:marRight w:val="0"/>
          <w:marTop w:val="0"/>
          <w:marBottom w:val="0"/>
          <w:divBdr>
            <w:top w:val="none" w:sz="0" w:space="0" w:color="auto"/>
            <w:left w:val="none" w:sz="0" w:space="0" w:color="auto"/>
            <w:bottom w:val="none" w:sz="0" w:space="0" w:color="auto"/>
            <w:right w:val="none" w:sz="0" w:space="0" w:color="auto"/>
          </w:divBdr>
          <w:divsChild>
            <w:div w:id="17019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0541">
      <w:bodyDiv w:val="1"/>
      <w:marLeft w:val="0"/>
      <w:marRight w:val="0"/>
      <w:marTop w:val="0"/>
      <w:marBottom w:val="0"/>
      <w:divBdr>
        <w:top w:val="none" w:sz="0" w:space="0" w:color="auto"/>
        <w:left w:val="none" w:sz="0" w:space="0" w:color="auto"/>
        <w:bottom w:val="none" w:sz="0" w:space="0" w:color="auto"/>
        <w:right w:val="none" w:sz="0" w:space="0" w:color="auto"/>
      </w:divBdr>
    </w:div>
    <w:div w:id="1418479826">
      <w:bodyDiv w:val="1"/>
      <w:marLeft w:val="0"/>
      <w:marRight w:val="0"/>
      <w:marTop w:val="0"/>
      <w:marBottom w:val="0"/>
      <w:divBdr>
        <w:top w:val="none" w:sz="0" w:space="0" w:color="auto"/>
        <w:left w:val="none" w:sz="0" w:space="0" w:color="auto"/>
        <w:bottom w:val="none" w:sz="0" w:space="0" w:color="auto"/>
        <w:right w:val="none" w:sz="0" w:space="0" w:color="auto"/>
      </w:divBdr>
      <w:divsChild>
        <w:div w:id="1016885191">
          <w:marLeft w:val="0"/>
          <w:marRight w:val="0"/>
          <w:marTop w:val="0"/>
          <w:marBottom w:val="0"/>
          <w:divBdr>
            <w:top w:val="none" w:sz="0" w:space="0" w:color="auto"/>
            <w:left w:val="none" w:sz="0" w:space="0" w:color="auto"/>
            <w:bottom w:val="none" w:sz="0" w:space="0" w:color="auto"/>
            <w:right w:val="none" w:sz="0" w:space="0" w:color="auto"/>
          </w:divBdr>
          <w:divsChild>
            <w:div w:id="3138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58712">
      <w:bodyDiv w:val="1"/>
      <w:marLeft w:val="0"/>
      <w:marRight w:val="0"/>
      <w:marTop w:val="0"/>
      <w:marBottom w:val="0"/>
      <w:divBdr>
        <w:top w:val="none" w:sz="0" w:space="0" w:color="auto"/>
        <w:left w:val="none" w:sz="0" w:space="0" w:color="auto"/>
        <w:bottom w:val="none" w:sz="0" w:space="0" w:color="auto"/>
        <w:right w:val="none" w:sz="0" w:space="0" w:color="auto"/>
      </w:divBdr>
      <w:divsChild>
        <w:div w:id="1082336764">
          <w:marLeft w:val="0"/>
          <w:marRight w:val="0"/>
          <w:marTop w:val="0"/>
          <w:marBottom w:val="0"/>
          <w:divBdr>
            <w:top w:val="none" w:sz="0" w:space="0" w:color="auto"/>
            <w:left w:val="none" w:sz="0" w:space="0" w:color="auto"/>
            <w:bottom w:val="none" w:sz="0" w:space="0" w:color="auto"/>
            <w:right w:val="none" w:sz="0" w:space="0" w:color="auto"/>
          </w:divBdr>
          <w:divsChild>
            <w:div w:id="10121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1995">
      <w:bodyDiv w:val="1"/>
      <w:marLeft w:val="0"/>
      <w:marRight w:val="0"/>
      <w:marTop w:val="0"/>
      <w:marBottom w:val="0"/>
      <w:divBdr>
        <w:top w:val="none" w:sz="0" w:space="0" w:color="auto"/>
        <w:left w:val="none" w:sz="0" w:space="0" w:color="auto"/>
        <w:bottom w:val="none" w:sz="0" w:space="0" w:color="auto"/>
        <w:right w:val="none" w:sz="0" w:space="0" w:color="auto"/>
      </w:divBdr>
    </w:div>
    <w:div w:id="1612516516">
      <w:bodyDiv w:val="1"/>
      <w:marLeft w:val="0"/>
      <w:marRight w:val="0"/>
      <w:marTop w:val="0"/>
      <w:marBottom w:val="0"/>
      <w:divBdr>
        <w:top w:val="none" w:sz="0" w:space="0" w:color="auto"/>
        <w:left w:val="none" w:sz="0" w:space="0" w:color="auto"/>
        <w:bottom w:val="none" w:sz="0" w:space="0" w:color="auto"/>
        <w:right w:val="none" w:sz="0" w:space="0" w:color="auto"/>
      </w:divBdr>
    </w:div>
    <w:div w:id="1664772509">
      <w:bodyDiv w:val="1"/>
      <w:marLeft w:val="0"/>
      <w:marRight w:val="0"/>
      <w:marTop w:val="0"/>
      <w:marBottom w:val="0"/>
      <w:divBdr>
        <w:top w:val="none" w:sz="0" w:space="0" w:color="auto"/>
        <w:left w:val="none" w:sz="0" w:space="0" w:color="auto"/>
        <w:bottom w:val="none" w:sz="0" w:space="0" w:color="auto"/>
        <w:right w:val="none" w:sz="0" w:space="0" w:color="auto"/>
      </w:divBdr>
      <w:divsChild>
        <w:div w:id="20403752">
          <w:marLeft w:val="0"/>
          <w:marRight w:val="0"/>
          <w:marTop w:val="0"/>
          <w:marBottom w:val="0"/>
          <w:divBdr>
            <w:top w:val="none" w:sz="0" w:space="0" w:color="auto"/>
            <w:left w:val="none" w:sz="0" w:space="0" w:color="auto"/>
            <w:bottom w:val="none" w:sz="0" w:space="0" w:color="auto"/>
            <w:right w:val="none" w:sz="0" w:space="0" w:color="auto"/>
          </w:divBdr>
          <w:divsChild>
            <w:div w:id="140656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8966">
      <w:bodyDiv w:val="1"/>
      <w:marLeft w:val="0"/>
      <w:marRight w:val="0"/>
      <w:marTop w:val="0"/>
      <w:marBottom w:val="0"/>
      <w:divBdr>
        <w:top w:val="none" w:sz="0" w:space="0" w:color="auto"/>
        <w:left w:val="none" w:sz="0" w:space="0" w:color="auto"/>
        <w:bottom w:val="none" w:sz="0" w:space="0" w:color="auto"/>
        <w:right w:val="none" w:sz="0" w:space="0" w:color="auto"/>
      </w:divBdr>
    </w:div>
    <w:div w:id="1880121342">
      <w:bodyDiv w:val="1"/>
      <w:marLeft w:val="0"/>
      <w:marRight w:val="0"/>
      <w:marTop w:val="0"/>
      <w:marBottom w:val="0"/>
      <w:divBdr>
        <w:top w:val="none" w:sz="0" w:space="0" w:color="auto"/>
        <w:left w:val="none" w:sz="0" w:space="0" w:color="auto"/>
        <w:bottom w:val="none" w:sz="0" w:space="0" w:color="auto"/>
        <w:right w:val="none" w:sz="0" w:space="0" w:color="auto"/>
      </w:divBdr>
      <w:divsChild>
        <w:div w:id="1410730324">
          <w:marLeft w:val="0"/>
          <w:marRight w:val="0"/>
          <w:marTop w:val="0"/>
          <w:marBottom w:val="0"/>
          <w:divBdr>
            <w:top w:val="none" w:sz="0" w:space="0" w:color="auto"/>
            <w:left w:val="none" w:sz="0" w:space="0" w:color="auto"/>
            <w:bottom w:val="none" w:sz="0" w:space="0" w:color="auto"/>
            <w:right w:val="none" w:sz="0" w:space="0" w:color="auto"/>
          </w:divBdr>
          <w:divsChild>
            <w:div w:id="14433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0734">
      <w:bodyDiv w:val="1"/>
      <w:marLeft w:val="0"/>
      <w:marRight w:val="0"/>
      <w:marTop w:val="0"/>
      <w:marBottom w:val="0"/>
      <w:divBdr>
        <w:top w:val="none" w:sz="0" w:space="0" w:color="auto"/>
        <w:left w:val="none" w:sz="0" w:space="0" w:color="auto"/>
        <w:bottom w:val="none" w:sz="0" w:space="0" w:color="auto"/>
        <w:right w:val="none" w:sz="0" w:space="0" w:color="auto"/>
      </w:divBdr>
    </w:div>
    <w:div w:id="1897350544">
      <w:bodyDiv w:val="1"/>
      <w:marLeft w:val="0"/>
      <w:marRight w:val="0"/>
      <w:marTop w:val="0"/>
      <w:marBottom w:val="0"/>
      <w:divBdr>
        <w:top w:val="none" w:sz="0" w:space="0" w:color="auto"/>
        <w:left w:val="none" w:sz="0" w:space="0" w:color="auto"/>
        <w:bottom w:val="none" w:sz="0" w:space="0" w:color="auto"/>
        <w:right w:val="none" w:sz="0" w:space="0" w:color="auto"/>
      </w:divBdr>
      <w:divsChild>
        <w:div w:id="349649003">
          <w:marLeft w:val="0"/>
          <w:marRight w:val="0"/>
          <w:marTop w:val="0"/>
          <w:marBottom w:val="0"/>
          <w:divBdr>
            <w:top w:val="none" w:sz="0" w:space="0" w:color="auto"/>
            <w:left w:val="none" w:sz="0" w:space="0" w:color="auto"/>
            <w:bottom w:val="none" w:sz="0" w:space="0" w:color="auto"/>
            <w:right w:val="none" w:sz="0" w:space="0" w:color="auto"/>
          </w:divBdr>
          <w:divsChild>
            <w:div w:id="1372070791">
              <w:marLeft w:val="0"/>
              <w:marRight w:val="0"/>
              <w:marTop w:val="0"/>
              <w:marBottom w:val="0"/>
              <w:divBdr>
                <w:top w:val="none" w:sz="0" w:space="0" w:color="auto"/>
                <w:left w:val="none" w:sz="0" w:space="0" w:color="auto"/>
                <w:bottom w:val="none" w:sz="0" w:space="0" w:color="auto"/>
                <w:right w:val="none" w:sz="0" w:space="0" w:color="auto"/>
              </w:divBdr>
              <w:divsChild>
                <w:div w:id="1841195184">
                  <w:marLeft w:val="0"/>
                  <w:marRight w:val="0"/>
                  <w:marTop w:val="0"/>
                  <w:marBottom w:val="0"/>
                  <w:divBdr>
                    <w:top w:val="none" w:sz="0" w:space="0" w:color="auto"/>
                    <w:left w:val="none" w:sz="0" w:space="0" w:color="auto"/>
                    <w:bottom w:val="none" w:sz="0" w:space="0" w:color="auto"/>
                    <w:right w:val="none" w:sz="0" w:space="0" w:color="auto"/>
                  </w:divBdr>
                  <w:divsChild>
                    <w:div w:id="3388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442471">
      <w:bodyDiv w:val="1"/>
      <w:marLeft w:val="0"/>
      <w:marRight w:val="0"/>
      <w:marTop w:val="0"/>
      <w:marBottom w:val="0"/>
      <w:divBdr>
        <w:top w:val="none" w:sz="0" w:space="0" w:color="auto"/>
        <w:left w:val="none" w:sz="0" w:space="0" w:color="auto"/>
        <w:bottom w:val="none" w:sz="0" w:space="0" w:color="auto"/>
        <w:right w:val="none" w:sz="0" w:space="0" w:color="auto"/>
      </w:divBdr>
      <w:divsChild>
        <w:div w:id="1353409386">
          <w:marLeft w:val="0"/>
          <w:marRight w:val="0"/>
          <w:marTop w:val="0"/>
          <w:marBottom w:val="0"/>
          <w:divBdr>
            <w:top w:val="none" w:sz="0" w:space="0" w:color="auto"/>
            <w:left w:val="none" w:sz="0" w:space="0" w:color="auto"/>
            <w:bottom w:val="none" w:sz="0" w:space="0" w:color="auto"/>
            <w:right w:val="none" w:sz="0" w:space="0" w:color="auto"/>
          </w:divBdr>
          <w:divsChild>
            <w:div w:id="12760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4707">
      <w:bodyDiv w:val="1"/>
      <w:marLeft w:val="0"/>
      <w:marRight w:val="0"/>
      <w:marTop w:val="0"/>
      <w:marBottom w:val="0"/>
      <w:divBdr>
        <w:top w:val="none" w:sz="0" w:space="0" w:color="auto"/>
        <w:left w:val="none" w:sz="0" w:space="0" w:color="auto"/>
        <w:bottom w:val="none" w:sz="0" w:space="0" w:color="auto"/>
        <w:right w:val="none" w:sz="0" w:space="0" w:color="auto"/>
      </w:divBdr>
      <w:divsChild>
        <w:div w:id="668217931">
          <w:marLeft w:val="0"/>
          <w:marRight w:val="0"/>
          <w:marTop w:val="0"/>
          <w:marBottom w:val="0"/>
          <w:divBdr>
            <w:top w:val="none" w:sz="0" w:space="0" w:color="auto"/>
            <w:left w:val="none" w:sz="0" w:space="0" w:color="auto"/>
            <w:bottom w:val="none" w:sz="0" w:space="0" w:color="auto"/>
            <w:right w:val="none" w:sz="0" w:space="0" w:color="auto"/>
          </w:divBdr>
          <w:divsChild>
            <w:div w:id="194000968">
              <w:marLeft w:val="0"/>
              <w:marRight w:val="0"/>
              <w:marTop w:val="0"/>
              <w:marBottom w:val="0"/>
              <w:divBdr>
                <w:top w:val="none" w:sz="0" w:space="0" w:color="auto"/>
                <w:left w:val="none" w:sz="0" w:space="0" w:color="auto"/>
                <w:bottom w:val="none" w:sz="0" w:space="0" w:color="auto"/>
                <w:right w:val="none" w:sz="0" w:space="0" w:color="auto"/>
              </w:divBdr>
              <w:divsChild>
                <w:div w:id="10673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6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8F154-5117-1146-BA3F-985AB61BB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24</Pages>
  <Words>5837</Words>
  <Characters>33274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Cheng, Matt</cp:lastModifiedBy>
  <cp:revision>697</cp:revision>
  <dcterms:created xsi:type="dcterms:W3CDTF">2021-07-25T22:06:00Z</dcterms:created>
  <dcterms:modified xsi:type="dcterms:W3CDTF">2021-08-29T04:38:00Z</dcterms:modified>
</cp:coreProperties>
</file>