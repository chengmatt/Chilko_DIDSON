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191C6B" w14:textId="0B6743C6" w:rsidR="00440B18" w:rsidRPr="00D37B11" w:rsidRDefault="00440B18" w:rsidP="00E71425">
      <w:pPr>
        <w:spacing w:line="480" w:lineRule="auto"/>
        <w:rPr>
          <w:b/>
        </w:rPr>
      </w:pPr>
      <w:r w:rsidRPr="00D37B11">
        <w:rPr>
          <w:b/>
        </w:rPr>
        <w:t>TITLE</w:t>
      </w:r>
      <w:r w:rsidR="00F36A42" w:rsidRPr="00D37B11">
        <w:rPr>
          <w:b/>
        </w:rPr>
        <w:t xml:space="preserve">: </w:t>
      </w:r>
      <w:r w:rsidR="002357CF">
        <w:rPr>
          <w:bCs/>
        </w:rPr>
        <w:t>Using acoustic imaging to observe potential</w:t>
      </w:r>
      <w:r w:rsidR="00F36A42" w:rsidRPr="00DE6861">
        <w:rPr>
          <w:bCs/>
        </w:rPr>
        <w:t xml:space="preserve"> predator-prey interactions</w:t>
      </w:r>
      <w:r w:rsidR="00663FE1" w:rsidRPr="00DE6861">
        <w:rPr>
          <w:bCs/>
        </w:rPr>
        <w:t xml:space="preserve"> between Bull Trout (</w:t>
      </w:r>
      <w:r w:rsidR="00663FE1" w:rsidRPr="00DE6861">
        <w:rPr>
          <w:bCs/>
          <w:i/>
          <w:iCs/>
        </w:rPr>
        <w:t>Salvelinus confluentus</w:t>
      </w:r>
      <w:r w:rsidR="00663FE1" w:rsidRPr="00DE6861">
        <w:rPr>
          <w:bCs/>
        </w:rPr>
        <w:t xml:space="preserve">) and </w:t>
      </w:r>
      <w:r w:rsidR="002357CF">
        <w:rPr>
          <w:bCs/>
        </w:rPr>
        <w:t xml:space="preserve">migrating </w:t>
      </w:r>
      <w:r w:rsidR="00A63F8E" w:rsidRPr="00D37B11">
        <w:rPr>
          <w:bCs/>
        </w:rPr>
        <w:t>Sockeye Salmon</w:t>
      </w:r>
      <w:r w:rsidR="00663FE1" w:rsidRPr="00DE6861">
        <w:rPr>
          <w:bCs/>
        </w:rPr>
        <w:t xml:space="preserve"> (</w:t>
      </w:r>
      <w:r w:rsidR="00663FE1" w:rsidRPr="00DE6861">
        <w:rPr>
          <w:bCs/>
          <w:i/>
          <w:iCs/>
        </w:rPr>
        <w:t>Oncorhyncus nerka</w:t>
      </w:r>
      <w:r w:rsidR="00663FE1" w:rsidRPr="00DE6861">
        <w:rPr>
          <w:bCs/>
        </w:rPr>
        <w:t>) smolts</w:t>
      </w:r>
    </w:p>
    <w:p w14:paraId="3D511FE8" w14:textId="77777777" w:rsidR="00A23FA2" w:rsidRPr="00D37B11" w:rsidRDefault="00A23FA2" w:rsidP="00E71425">
      <w:pPr>
        <w:spacing w:line="480" w:lineRule="auto"/>
        <w:rPr>
          <w:b/>
        </w:rPr>
      </w:pPr>
    </w:p>
    <w:p w14:paraId="0D64353A" w14:textId="15D8E836" w:rsidR="00440B18" w:rsidRPr="00D37B11" w:rsidRDefault="00440B18" w:rsidP="00E71425">
      <w:pPr>
        <w:spacing w:line="480" w:lineRule="auto"/>
        <w:rPr>
          <w:b/>
        </w:rPr>
      </w:pPr>
      <w:commentRangeStart w:id="1"/>
      <w:commentRangeStart w:id="2"/>
      <w:commentRangeStart w:id="3"/>
      <w:r w:rsidRPr="00D37B11">
        <w:rPr>
          <w:b/>
        </w:rPr>
        <w:t xml:space="preserve">Author </w:t>
      </w:r>
      <w:commentRangeEnd w:id="1"/>
      <w:r w:rsidR="002F65DA" w:rsidRPr="00DE6861">
        <w:rPr>
          <w:rStyle w:val="CommentReference"/>
          <w:rFonts w:ascii="Arial" w:eastAsia="Arial" w:hAnsi="Arial" w:cs="Arial"/>
          <w:sz w:val="24"/>
          <w:szCs w:val="24"/>
          <w:lang w:val="en"/>
        </w:rPr>
        <w:commentReference w:id="1"/>
      </w:r>
      <w:commentRangeEnd w:id="2"/>
      <w:r w:rsidR="000D1B7E">
        <w:rPr>
          <w:rStyle w:val="CommentReference"/>
          <w:rFonts w:ascii="Arial" w:eastAsia="Arial" w:hAnsi="Arial" w:cs="Arial"/>
          <w:lang w:val="en"/>
        </w:rPr>
        <w:commentReference w:id="2"/>
      </w:r>
      <w:commentRangeEnd w:id="3"/>
      <w:r w:rsidR="00C0286D">
        <w:rPr>
          <w:rStyle w:val="CommentReference"/>
          <w:rFonts w:ascii="Arial" w:eastAsia="Arial" w:hAnsi="Arial" w:cs="Arial"/>
          <w:lang w:val="en"/>
        </w:rPr>
        <w:commentReference w:id="3"/>
      </w:r>
      <w:r w:rsidRPr="00D37B11">
        <w:rPr>
          <w:b/>
        </w:rPr>
        <w:t>information</w:t>
      </w:r>
      <w:r w:rsidR="00392D14" w:rsidRPr="00D37B11">
        <w:rPr>
          <w:b/>
        </w:rPr>
        <w:t>:</w:t>
      </w:r>
    </w:p>
    <w:p w14:paraId="27D598EF" w14:textId="5E02E574" w:rsidR="00BC7E72" w:rsidRPr="00DE6861" w:rsidRDefault="00392D14" w:rsidP="00BC7E72">
      <w:pPr>
        <w:spacing w:line="480" w:lineRule="auto"/>
        <w:rPr>
          <w:bCs/>
          <w:vertAlign w:val="superscript"/>
        </w:rPr>
      </w:pPr>
      <w:r w:rsidRPr="00DE6861">
        <w:rPr>
          <w:bCs/>
        </w:rPr>
        <w:t>Matthew L</w:t>
      </w:r>
      <w:ins w:id="4" w:author="Nathaniel Furey" w:date="2022-01-17T17:36:00Z">
        <w:r w:rsidR="002357CF">
          <w:rPr>
            <w:bCs/>
          </w:rPr>
          <w:t>.</w:t>
        </w:r>
      </w:ins>
      <w:r w:rsidRPr="00DE6861">
        <w:rPr>
          <w:bCs/>
        </w:rPr>
        <w:t>H. Cheng</w:t>
      </w:r>
      <w:r w:rsidR="00A23FA2" w:rsidRPr="00D37B11">
        <w:rPr>
          <w:bCs/>
          <w:vertAlign w:val="superscript"/>
        </w:rPr>
        <w:t>1,4</w:t>
      </w:r>
      <w:r w:rsidR="00BC7E72" w:rsidRPr="00D37B11">
        <w:rPr>
          <w:bCs/>
        </w:rPr>
        <w:t>, Sydney J. Mapley</w:t>
      </w:r>
      <w:r w:rsidR="00A23FA2" w:rsidRPr="00D37B11">
        <w:rPr>
          <w:bCs/>
          <w:vertAlign w:val="superscript"/>
        </w:rPr>
        <w:t>1</w:t>
      </w:r>
      <w:r w:rsidR="00BC7E72" w:rsidRPr="00D37B11">
        <w:rPr>
          <w:bCs/>
        </w:rPr>
        <w:t>, Andrew G. Lotto</w:t>
      </w:r>
      <w:r w:rsidR="00A23FA2" w:rsidRPr="00D37B11">
        <w:rPr>
          <w:bCs/>
          <w:vertAlign w:val="superscript"/>
        </w:rPr>
        <w:t>2</w:t>
      </w:r>
      <w:r w:rsidR="00BC7E72" w:rsidRPr="00D37B11">
        <w:rPr>
          <w:bCs/>
        </w:rPr>
        <w:t>, Scott G. Hinch</w:t>
      </w:r>
      <w:r w:rsidR="00A23FA2" w:rsidRPr="00D37B11">
        <w:rPr>
          <w:bCs/>
          <w:vertAlign w:val="superscript"/>
        </w:rPr>
        <w:t>2</w:t>
      </w:r>
      <w:r w:rsidR="00BC7E72" w:rsidRPr="00D37B11">
        <w:rPr>
          <w:bCs/>
        </w:rPr>
        <w:t>, Francis</w:t>
      </w:r>
      <w:r w:rsidR="00A23FA2" w:rsidRPr="00D37B11">
        <w:rPr>
          <w:bCs/>
        </w:rPr>
        <w:t xml:space="preserve"> </w:t>
      </w:r>
      <w:r w:rsidR="00BC7E72" w:rsidRPr="00D37B11">
        <w:rPr>
          <w:bCs/>
        </w:rPr>
        <w:t>Juanes</w:t>
      </w:r>
      <w:r w:rsidR="00A23FA2" w:rsidRPr="00D37B11">
        <w:rPr>
          <w:bCs/>
          <w:vertAlign w:val="superscript"/>
        </w:rPr>
        <w:t>3</w:t>
      </w:r>
      <w:r w:rsidR="00A23FA2" w:rsidRPr="00D37B11">
        <w:rPr>
          <w:bCs/>
        </w:rPr>
        <w:t xml:space="preserve">, </w:t>
      </w:r>
      <w:ins w:id="5" w:author="Nathaniel Furey" w:date="2022-01-18T08:54:00Z">
        <w:r w:rsidR="002C0902">
          <w:rPr>
            <w:bCs/>
          </w:rPr>
          <w:t>Andrew G. Lotto, Stephen J</w:t>
        </w:r>
        <w:r w:rsidR="00892BDD">
          <w:rPr>
            <w:bCs/>
          </w:rPr>
          <w:t>.</w:t>
        </w:r>
        <w:r w:rsidR="002C0902">
          <w:rPr>
            <w:bCs/>
          </w:rPr>
          <w:t xml:space="preserve"> Healy, and </w:t>
        </w:r>
      </w:ins>
      <w:r w:rsidR="00BC7E72" w:rsidRPr="00D37B11">
        <w:rPr>
          <w:bCs/>
        </w:rPr>
        <w:t>Nathan B. Furey</w:t>
      </w:r>
      <w:r w:rsidR="00A23FA2" w:rsidRPr="00D37B11">
        <w:rPr>
          <w:bCs/>
          <w:vertAlign w:val="superscript"/>
        </w:rPr>
        <w:t>1</w:t>
      </w:r>
    </w:p>
    <w:p w14:paraId="139FFB61" w14:textId="77777777" w:rsidR="00A23FA2" w:rsidRPr="00D37B11" w:rsidRDefault="00A23FA2" w:rsidP="00BC7E72">
      <w:pPr>
        <w:spacing w:line="480" w:lineRule="auto"/>
        <w:rPr>
          <w:bCs/>
          <w:vertAlign w:val="superscript"/>
        </w:rPr>
      </w:pPr>
    </w:p>
    <w:p w14:paraId="57E98977" w14:textId="6ABA9982" w:rsidR="00BC7E72" w:rsidRPr="00D37B11" w:rsidRDefault="00BC7E72" w:rsidP="00BC7E72">
      <w:pPr>
        <w:spacing w:line="480" w:lineRule="auto"/>
        <w:rPr>
          <w:bCs/>
        </w:rPr>
      </w:pPr>
      <w:r w:rsidRPr="00D37B11">
        <w:rPr>
          <w:bCs/>
          <w:vertAlign w:val="superscript"/>
        </w:rPr>
        <w:t>1</w:t>
      </w:r>
      <w:r w:rsidRPr="00D37B11">
        <w:rPr>
          <w:color w:val="333333"/>
        </w:rPr>
        <w:t xml:space="preserve"> Department of Biological Sciences, University of New Hampshire, 46 College Road, Durham, NH, 03824, USA</w:t>
      </w:r>
    </w:p>
    <w:p w14:paraId="22E6CB5C" w14:textId="0B1454C7" w:rsidR="00BC7E72" w:rsidRPr="00D37B11" w:rsidRDefault="00BC7E72" w:rsidP="00BC7E72">
      <w:pPr>
        <w:spacing w:line="480" w:lineRule="auto"/>
        <w:rPr>
          <w:bCs/>
        </w:rPr>
      </w:pPr>
      <w:r w:rsidRPr="00D37B11">
        <w:rPr>
          <w:bCs/>
          <w:vertAlign w:val="superscript"/>
        </w:rPr>
        <w:t>2</w:t>
      </w:r>
      <w:r w:rsidRPr="00D37B11">
        <w:t xml:space="preserve"> Pacific Salmon Ecology and Conservation Laboratory, Department of Forest and Conservation Sciences, University of British Columbia, 2424 Main Mall, Vancouver BC V6T 1Z4 Canada </w:t>
      </w:r>
    </w:p>
    <w:p w14:paraId="051AFCDB" w14:textId="5DC98015" w:rsidR="00BC7E72" w:rsidRPr="00D37B11" w:rsidRDefault="00BC7E72" w:rsidP="00BC7E72">
      <w:pPr>
        <w:spacing w:line="480" w:lineRule="auto"/>
        <w:rPr>
          <w:bCs/>
          <w:vertAlign w:val="superscript"/>
        </w:rPr>
      </w:pPr>
      <w:r w:rsidRPr="00D37B11">
        <w:rPr>
          <w:bCs/>
          <w:vertAlign w:val="superscript"/>
        </w:rPr>
        <w:t>3</w:t>
      </w:r>
      <w:r w:rsidR="00A23FA2" w:rsidRPr="00D37B11">
        <w:rPr>
          <w:rFonts w:ascii="Helvetica" w:eastAsiaTheme="minorEastAsia" w:hAnsi="Helvetica" w:cs="Helvetica"/>
          <w:lang w:eastAsia="zh-TW"/>
        </w:rPr>
        <w:t xml:space="preserve"> </w:t>
      </w:r>
      <w:r w:rsidR="00A23FA2" w:rsidRPr="00DE6861">
        <w:rPr>
          <w:rFonts w:eastAsiaTheme="minorEastAsia"/>
          <w:lang w:eastAsia="zh-TW"/>
        </w:rPr>
        <w:t>Department of Biology, University of Victoria, PO Box 1700 Station CSC, Victoria, British Columbia V8W 2Y2, Canada</w:t>
      </w:r>
    </w:p>
    <w:p w14:paraId="6398E4B4" w14:textId="7B8AB384" w:rsidR="00A23FA2" w:rsidRPr="00D37B11" w:rsidRDefault="00A23FA2" w:rsidP="00A23FA2">
      <w:pPr>
        <w:spacing w:line="480" w:lineRule="auto"/>
        <w:rPr>
          <w:bCs/>
        </w:rPr>
      </w:pPr>
      <w:r w:rsidRPr="00D37B11">
        <w:rPr>
          <w:bCs/>
          <w:vertAlign w:val="superscript"/>
        </w:rPr>
        <w:t>4</w:t>
      </w:r>
      <w:r w:rsidRPr="00D37B11">
        <w:rPr>
          <w:color w:val="212529"/>
          <w:shd w:val="clear" w:color="auto" w:fill="FFFFFF"/>
        </w:rPr>
        <w:t xml:space="preserve"> Department of Fisheries at Lena Point</w:t>
      </w:r>
      <w:r w:rsidRPr="00D37B11">
        <w:rPr>
          <w:color w:val="212529"/>
        </w:rPr>
        <w:t xml:space="preserve">, </w:t>
      </w:r>
      <w:r w:rsidRPr="00D37B11">
        <w:rPr>
          <w:color w:val="212529"/>
          <w:shd w:val="clear" w:color="auto" w:fill="FFFFFF"/>
        </w:rPr>
        <w:t>College of Fisheries and Ocean Sciences</w:t>
      </w:r>
      <w:r w:rsidRPr="00D37B11">
        <w:rPr>
          <w:rStyle w:val="apple-converted-space"/>
          <w:color w:val="212529"/>
          <w:shd w:val="clear" w:color="auto" w:fill="FFFFFF"/>
        </w:rPr>
        <w:t xml:space="preserve">, </w:t>
      </w:r>
      <w:r w:rsidRPr="00D37B11">
        <w:rPr>
          <w:color w:val="212529"/>
          <w:shd w:val="clear" w:color="auto" w:fill="FFFFFF"/>
        </w:rPr>
        <w:t>17101 Point Lena Loop Rd, Juneau, AK 99801</w:t>
      </w:r>
    </w:p>
    <w:p w14:paraId="0210688E" w14:textId="58D76DD8" w:rsidR="00A23FA2" w:rsidRPr="00D37B11" w:rsidRDefault="00A23FA2" w:rsidP="00BC7E72">
      <w:pPr>
        <w:spacing w:line="480" w:lineRule="auto"/>
        <w:rPr>
          <w:bCs/>
        </w:rPr>
      </w:pPr>
    </w:p>
    <w:p w14:paraId="6CD8EAB6" w14:textId="77777777" w:rsidR="00F853B0" w:rsidRPr="00DE6861" w:rsidRDefault="00F853B0" w:rsidP="00E71425">
      <w:pPr>
        <w:spacing w:line="480" w:lineRule="auto"/>
        <w:rPr>
          <w:bCs/>
        </w:rPr>
      </w:pPr>
    </w:p>
    <w:p w14:paraId="2A2802ED" w14:textId="77777777" w:rsidR="00B80BCB" w:rsidRPr="00D37B11" w:rsidRDefault="00B80BCB" w:rsidP="00E71425">
      <w:pPr>
        <w:spacing w:line="480" w:lineRule="auto"/>
        <w:rPr>
          <w:b/>
        </w:rPr>
      </w:pPr>
    </w:p>
    <w:p w14:paraId="585AAB64" w14:textId="6EFF28BC" w:rsidR="00440B18" w:rsidRPr="00D37B11" w:rsidRDefault="00440B18" w:rsidP="00E71425">
      <w:pPr>
        <w:spacing w:line="480" w:lineRule="auto"/>
        <w:rPr>
          <w:b/>
        </w:rPr>
      </w:pPr>
    </w:p>
    <w:p w14:paraId="4DCA9BD9" w14:textId="561ACB52" w:rsidR="00A23FA2" w:rsidRPr="00D37B11" w:rsidRDefault="00A23FA2" w:rsidP="00E71425">
      <w:pPr>
        <w:spacing w:line="480" w:lineRule="auto"/>
        <w:rPr>
          <w:b/>
        </w:rPr>
      </w:pPr>
    </w:p>
    <w:p w14:paraId="5CF6F848" w14:textId="099FC6CA" w:rsidR="00A23FA2" w:rsidRPr="00D37B11" w:rsidRDefault="00A23FA2" w:rsidP="00E71425">
      <w:pPr>
        <w:spacing w:line="480" w:lineRule="auto"/>
        <w:rPr>
          <w:b/>
        </w:rPr>
      </w:pPr>
    </w:p>
    <w:p w14:paraId="5199E4AF" w14:textId="34EE82DF" w:rsidR="00A23FA2" w:rsidRPr="00D37B11" w:rsidRDefault="00A23FA2" w:rsidP="00E71425">
      <w:pPr>
        <w:spacing w:line="480" w:lineRule="auto"/>
        <w:rPr>
          <w:b/>
        </w:rPr>
      </w:pPr>
    </w:p>
    <w:p w14:paraId="3D1F709D" w14:textId="26C8E9A1" w:rsidR="00A23FA2" w:rsidDel="0070231C" w:rsidRDefault="00A23FA2" w:rsidP="00E71425">
      <w:pPr>
        <w:spacing w:line="480" w:lineRule="auto"/>
        <w:rPr>
          <w:del w:id="6" w:author="Matt Cheng" w:date="2022-01-18T22:42:00Z"/>
          <w:b/>
        </w:rPr>
      </w:pPr>
    </w:p>
    <w:p w14:paraId="04B7907F" w14:textId="6D14E829" w:rsidR="0070231C" w:rsidRDefault="0070231C" w:rsidP="00E71425">
      <w:pPr>
        <w:spacing w:line="480" w:lineRule="auto"/>
        <w:rPr>
          <w:ins w:id="7" w:author="Matt Cheng" w:date="2022-01-18T22:44:00Z"/>
          <w:b/>
        </w:rPr>
      </w:pPr>
    </w:p>
    <w:customXmlInsRangeStart w:id="8" w:author="Matt Cheng" w:date="2022-01-18T22:45:00Z"/>
    <w:sdt>
      <w:sdtPr>
        <w:rPr>
          <w:rFonts w:ascii="Times New Roman" w:eastAsia="Times New Roman" w:hAnsi="Times New Roman" w:cs="Times New Roman"/>
          <w:b w:val="0"/>
          <w:bCs w:val="0"/>
          <w:color w:val="auto"/>
          <w:sz w:val="24"/>
          <w:szCs w:val="24"/>
        </w:rPr>
        <w:id w:val="-1233376876"/>
        <w:docPartObj>
          <w:docPartGallery w:val="Table of Contents"/>
          <w:docPartUnique/>
        </w:docPartObj>
      </w:sdtPr>
      <w:sdtEndPr>
        <w:rPr>
          <w:noProof/>
        </w:rPr>
      </w:sdtEndPr>
      <w:sdtContent>
        <w:customXmlInsRangeEnd w:id="8"/>
        <w:p w14:paraId="184E88DB" w14:textId="77777777" w:rsidR="007C4676" w:rsidRDefault="007C4676">
          <w:pPr>
            <w:pStyle w:val="TOCHeading"/>
            <w:rPr>
              <w:ins w:id="9" w:author="Matt Cheng" w:date="2022-01-18T22:45:00Z"/>
            </w:rPr>
          </w:pPr>
          <w:ins w:id="10" w:author="Matt Cheng" w:date="2022-01-18T22:45:00Z">
            <w:r>
              <w:t>Table of Contents</w:t>
            </w:r>
          </w:ins>
        </w:p>
        <w:p w14:paraId="035957FD" w14:textId="1F300316" w:rsidR="00987A58" w:rsidRDefault="007C4676">
          <w:pPr>
            <w:pStyle w:val="TOC1"/>
            <w:tabs>
              <w:tab w:val="right" w:leader="dot" w:pos="9350"/>
            </w:tabs>
            <w:rPr>
              <w:rFonts w:eastAsiaTheme="minorEastAsia" w:cstheme="minorBidi"/>
              <w:b w:val="0"/>
              <w:bCs w:val="0"/>
              <w:i w:val="0"/>
              <w:iCs w:val="0"/>
              <w:noProof/>
            </w:rPr>
          </w:pPr>
          <w:ins w:id="11" w:author="Matt Cheng" w:date="2022-01-18T22:45:00Z">
            <w:r>
              <w:rPr>
                <w:b w:val="0"/>
                <w:bCs w:val="0"/>
              </w:rPr>
              <w:fldChar w:fldCharType="begin"/>
            </w:r>
            <w:r>
              <w:instrText xml:space="preserve"> TOC \o "1-3" \h \z \u </w:instrText>
            </w:r>
            <w:r>
              <w:rPr>
                <w:b w:val="0"/>
                <w:bCs w:val="0"/>
              </w:rPr>
              <w:fldChar w:fldCharType="separate"/>
            </w:r>
          </w:ins>
          <w:hyperlink w:anchor="_Toc93441087" w:history="1">
            <w:r w:rsidR="00987A58" w:rsidRPr="0080078B">
              <w:rPr>
                <w:rStyle w:val="Hyperlink"/>
                <w:noProof/>
              </w:rPr>
              <w:t>Abstract:</w:t>
            </w:r>
            <w:r w:rsidR="00987A58">
              <w:rPr>
                <w:noProof/>
                <w:webHidden/>
              </w:rPr>
              <w:tab/>
            </w:r>
            <w:r w:rsidR="00987A58">
              <w:rPr>
                <w:noProof/>
                <w:webHidden/>
              </w:rPr>
              <w:fldChar w:fldCharType="begin"/>
            </w:r>
            <w:r w:rsidR="00987A58">
              <w:rPr>
                <w:noProof/>
                <w:webHidden/>
              </w:rPr>
              <w:instrText xml:space="preserve"> PAGEREF _Toc93441087 \h </w:instrText>
            </w:r>
            <w:r w:rsidR="00987A58">
              <w:rPr>
                <w:noProof/>
                <w:webHidden/>
              </w:rPr>
            </w:r>
            <w:r w:rsidR="00987A58">
              <w:rPr>
                <w:noProof/>
                <w:webHidden/>
              </w:rPr>
              <w:fldChar w:fldCharType="separate"/>
            </w:r>
            <w:r w:rsidR="00987A58">
              <w:rPr>
                <w:noProof/>
                <w:webHidden/>
              </w:rPr>
              <w:t>2</w:t>
            </w:r>
            <w:r w:rsidR="00987A58">
              <w:rPr>
                <w:noProof/>
                <w:webHidden/>
              </w:rPr>
              <w:fldChar w:fldCharType="end"/>
            </w:r>
          </w:hyperlink>
        </w:p>
        <w:p w14:paraId="1591474D" w14:textId="3069927C" w:rsidR="00987A58" w:rsidRDefault="00DF0FA1">
          <w:pPr>
            <w:pStyle w:val="TOC1"/>
            <w:tabs>
              <w:tab w:val="right" w:leader="dot" w:pos="9350"/>
            </w:tabs>
            <w:rPr>
              <w:rFonts w:eastAsiaTheme="minorEastAsia" w:cstheme="minorBidi"/>
              <w:b w:val="0"/>
              <w:bCs w:val="0"/>
              <w:i w:val="0"/>
              <w:iCs w:val="0"/>
              <w:noProof/>
            </w:rPr>
          </w:pPr>
          <w:hyperlink w:anchor="_Toc93441088" w:history="1">
            <w:r w:rsidR="00987A58" w:rsidRPr="0080078B">
              <w:rPr>
                <w:rStyle w:val="Hyperlink"/>
                <w:noProof/>
              </w:rPr>
              <w:t>Introduction:</w:t>
            </w:r>
            <w:r w:rsidR="00987A58">
              <w:rPr>
                <w:noProof/>
                <w:webHidden/>
              </w:rPr>
              <w:tab/>
            </w:r>
            <w:r w:rsidR="00987A58">
              <w:rPr>
                <w:noProof/>
                <w:webHidden/>
              </w:rPr>
              <w:fldChar w:fldCharType="begin"/>
            </w:r>
            <w:r w:rsidR="00987A58">
              <w:rPr>
                <w:noProof/>
                <w:webHidden/>
              </w:rPr>
              <w:instrText xml:space="preserve"> PAGEREF _Toc93441088 \h </w:instrText>
            </w:r>
            <w:r w:rsidR="00987A58">
              <w:rPr>
                <w:noProof/>
                <w:webHidden/>
              </w:rPr>
            </w:r>
            <w:r w:rsidR="00987A58">
              <w:rPr>
                <w:noProof/>
                <w:webHidden/>
              </w:rPr>
              <w:fldChar w:fldCharType="separate"/>
            </w:r>
            <w:r w:rsidR="00987A58">
              <w:rPr>
                <w:noProof/>
                <w:webHidden/>
              </w:rPr>
              <w:t>3</w:t>
            </w:r>
            <w:r w:rsidR="00987A58">
              <w:rPr>
                <w:noProof/>
                <w:webHidden/>
              </w:rPr>
              <w:fldChar w:fldCharType="end"/>
            </w:r>
          </w:hyperlink>
        </w:p>
        <w:p w14:paraId="016905E8" w14:textId="7AEC030B" w:rsidR="00987A58" w:rsidRDefault="00DF0FA1">
          <w:pPr>
            <w:pStyle w:val="TOC1"/>
            <w:tabs>
              <w:tab w:val="right" w:leader="dot" w:pos="9350"/>
            </w:tabs>
            <w:rPr>
              <w:rFonts w:eastAsiaTheme="minorEastAsia" w:cstheme="minorBidi"/>
              <w:b w:val="0"/>
              <w:bCs w:val="0"/>
              <w:i w:val="0"/>
              <w:iCs w:val="0"/>
              <w:noProof/>
            </w:rPr>
          </w:pPr>
          <w:hyperlink w:anchor="_Toc93441089" w:history="1">
            <w:r w:rsidR="00987A58" w:rsidRPr="0080078B">
              <w:rPr>
                <w:rStyle w:val="Hyperlink"/>
                <w:noProof/>
              </w:rPr>
              <w:t>&lt;A&gt;Methods:</w:t>
            </w:r>
            <w:r w:rsidR="00987A58">
              <w:rPr>
                <w:noProof/>
                <w:webHidden/>
              </w:rPr>
              <w:tab/>
            </w:r>
            <w:r w:rsidR="00987A58">
              <w:rPr>
                <w:noProof/>
                <w:webHidden/>
              </w:rPr>
              <w:fldChar w:fldCharType="begin"/>
            </w:r>
            <w:r w:rsidR="00987A58">
              <w:rPr>
                <w:noProof/>
                <w:webHidden/>
              </w:rPr>
              <w:instrText xml:space="preserve"> PAGEREF _Toc93441089 \h </w:instrText>
            </w:r>
            <w:r w:rsidR="00987A58">
              <w:rPr>
                <w:noProof/>
                <w:webHidden/>
              </w:rPr>
            </w:r>
            <w:r w:rsidR="00987A58">
              <w:rPr>
                <w:noProof/>
                <w:webHidden/>
              </w:rPr>
              <w:fldChar w:fldCharType="separate"/>
            </w:r>
            <w:r w:rsidR="00987A58">
              <w:rPr>
                <w:noProof/>
                <w:webHidden/>
              </w:rPr>
              <w:t>5</w:t>
            </w:r>
            <w:r w:rsidR="00987A58">
              <w:rPr>
                <w:noProof/>
                <w:webHidden/>
              </w:rPr>
              <w:fldChar w:fldCharType="end"/>
            </w:r>
          </w:hyperlink>
        </w:p>
        <w:p w14:paraId="351439D9" w14:textId="6BBA37DA" w:rsidR="00987A58" w:rsidRDefault="00DF0FA1">
          <w:pPr>
            <w:pStyle w:val="TOC2"/>
            <w:tabs>
              <w:tab w:val="right" w:leader="dot" w:pos="9350"/>
            </w:tabs>
            <w:rPr>
              <w:rFonts w:eastAsiaTheme="minorEastAsia" w:cstheme="minorBidi"/>
              <w:b w:val="0"/>
              <w:bCs w:val="0"/>
              <w:noProof/>
              <w:sz w:val="24"/>
              <w:szCs w:val="24"/>
            </w:rPr>
          </w:pPr>
          <w:hyperlink w:anchor="_Toc93441090" w:history="1">
            <w:r w:rsidR="00987A58" w:rsidRPr="0080078B">
              <w:rPr>
                <w:rStyle w:val="Hyperlink"/>
                <w:noProof/>
              </w:rPr>
              <w:t xml:space="preserve">Study area. </w:t>
            </w:r>
            <w:r w:rsidR="00987A58" w:rsidRPr="0080078B">
              <w:rPr>
                <w:rStyle w:val="Hyperlink"/>
                <w:i/>
                <w:iCs/>
                <w:noProof/>
              </w:rPr>
              <w:t>—</w:t>
            </w:r>
            <w:r w:rsidR="00987A58">
              <w:rPr>
                <w:noProof/>
                <w:webHidden/>
              </w:rPr>
              <w:tab/>
            </w:r>
            <w:r w:rsidR="00987A58">
              <w:rPr>
                <w:noProof/>
                <w:webHidden/>
              </w:rPr>
              <w:fldChar w:fldCharType="begin"/>
            </w:r>
            <w:r w:rsidR="00987A58">
              <w:rPr>
                <w:noProof/>
                <w:webHidden/>
              </w:rPr>
              <w:instrText xml:space="preserve"> PAGEREF _Toc93441090 \h </w:instrText>
            </w:r>
            <w:r w:rsidR="00987A58">
              <w:rPr>
                <w:noProof/>
                <w:webHidden/>
              </w:rPr>
            </w:r>
            <w:r w:rsidR="00987A58">
              <w:rPr>
                <w:noProof/>
                <w:webHidden/>
              </w:rPr>
              <w:fldChar w:fldCharType="separate"/>
            </w:r>
            <w:r w:rsidR="00987A58">
              <w:rPr>
                <w:noProof/>
                <w:webHidden/>
              </w:rPr>
              <w:t>5</w:t>
            </w:r>
            <w:r w:rsidR="00987A58">
              <w:rPr>
                <w:noProof/>
                <w:webHidden/>
              </w:rPr>
              <w:fldChar w:fldCharType="end"/>
            </w:r>
          </w:hyperlink>
        </w:p>
        <w:p w14:paraId="63FC05E2" w14:textId="634A58CD" w:rsidR="00987A58" w:rsidRDefault="00DF0FA1">
          <w:pPr>
            <w:pStyle w:val="TOC2"/>
            <w:tabs>
              <w:tab w:val="right" w:leader="dot" w:pos="9350"/>
            </w:tabs>
            <w:rPr>
              <w:rFonts w:eastAsiaTheme="minorEastAsia" w:cstheme="minorBidi"/>
              <w:b w:val="0"/>
              <w:bCs w:val="0"/>
              <w:noProof/>
              <w:sz w:val="24"/>
              <w:szCs w:val="24"/>
            </w:rPr>
          </w:pPr>
          <w:hyperlink w:anchor="_Toc93441091" w:history="1">
            <w:r w:rsidR="00987A58" w:rsidRPr="0080078B">
              <w:rPr>
                <w:rStyle w:val="Hyperlink"/>
                <w:noProof/>
              </w:rPr>
              <w:t xml:space="preserve">DIDSON deployment. </w:t>
            </w:r>
            <w:r w:rsidR="00987A58" w:rsidRPr="0080078B">
              <w:rPr>
                <w:rStyle w:val="Hyperlink"/>
                <w:i/>
                <w:iCs/>
                <w:noProof/>
              </w:rPr>
              <w:t>—</w:t>
            </w:r>
            <w:r w:rsidR="00987A58">
              <w:rPr>
                <w:noProof/>
                <w:webHidden/>
              </w:rPr>
              <w:tab/>
            </w:r>
            <w:r w:rsidR="00987A58">
              <w:rPr>
                <w:noProof/>
                <w:webHidden/>
              </w:rPr>
              <w:fldChar w:fldCharType="begin"/>
            </w:r>
            <w:r w:rsidR="00987A58">
              <w:rPr>
                <w:noProof/>
                <w:webHidden/>
              </w:rPr>
              <w:instrText xml:space="preserve"> PAGEREF _Toc93441091 \h </w:instrText>
            </w:r>
            <w:r w:rsidR="00987A58">
              <w:rPr>
                <w:noProof/>
                <w:webHidden/>
              </w:rPr>
            </w:r>
            <w:r w:rsidR="00987A58">
              <w:rPr>
                <w:noProof/>
                <w:webHidden/>
              </w:rPr>
              <w:fldChar w:fldCharType="separate"/>
            </w:r>
            <w:r w:rsidR="00987A58">
              <w:rPr>
                <w:noProof/>
                <w:webHidden/>
              </w:rPr>
              <w:t>5</w:t>
            </w:r>
            <w:r w:rsidR="00987A58">
              <w:rPr>
                <w:noProof/>
                <w:webHidden/>
              </w:rPr>
              <w:fldChar w:fldCharType="end"/>
            </w:r>
          </w:hyperlink>
        </w:p>
        <w:p w14:paraId="567AA274" w14:textId="0D9CC0C6" w:rsidR="00987A58" w:rsidRDefault="00DF0FA1">
          <w:pPr>
            <w:pStyle w:val="TOC2"/>
            <w:tabs>
              <w:tab w:val="right" w:leader="dot" w:pos="9350"/>
            </w:tabs>
            <w:rPr>
              <w:rFonts w:eastAsiaTheme="minorEastAsia" w:cstheme="minorBidi"/>
              <w:b w:val="0"/>
              <w:bCs w:val="0"/>
              <w:noProof/>
              <w:sz w:val="24"/>
              <w:szCs w:val="24"/>
            </w:rPr>
          </w:pPr>
          <w:hyperlink w:anchor="_Toc93441092" w:history="1">
            <w:r w:rsidR="00987A58" w:rsidRPr="0080078B">
              <w:rPr>
                <w:rStyle w:val="Hyperlink"/>
                <w:noProof/>
              </w:rPr>
              <w:t xml:space="preserve">DIDSON data collection and video processing. </w:t>
            </w:r>
            <w:r w:rsidR="00987A58" w:rsidRPr="0080078B">
              <w:rPr>
                <w:rStyle w:val="Hyperlink"/>
                <w:i/>
                <w:iCs/>
                <w:noProof/>
              </w:rPr>
              <w:t>—</w:t>
            </w:r>
            <w:r w:rsidR="00987A58">
              <w:rPr>
                <w:noProof/>
                <w:webHidden/>
              </w:rPr>
              <w:tab/>
            </w:r>
            <w:r w:rsidR="00987A58">
              <w:rPr>
                <w:noProof/>
                <w:webHidden/>
              </w:rPr>
              <w:fldChar w:fldCharType="begin"/>
            </w:r>
            <w:r w:rsidR="00987A58">
              <w:rPr>
                <w:noProof/>
                <w:webHidden/>
              </w:rPr>
              <w:instrText xml:space="preserve"> PAGEREF _Toc93441092 \h </w:instrText>
            </w:r>
            <w:r w:rsidR="00987A58">
              <w:rPr>
                <w:noProof/>
                <w:webHidden/>
              </w:rPr>
            </w:r>
            <w:r w:rsidR="00987A58">
              <w:rPr>
                <w:noProof/>
                <w:webHidden/>
              </w:rPr>
              <w:fldChar w:fldCharType="separate"/>
            </w:r>
            <w:r w:rsidR="00987A58">
              <w:rPr>
                <w:noProof/>
                <w:webHidden/>
              </w:rPr>
              <w:t>6</w:t>
            </w:r>
            <w:r w:rsidR="00987A58">
              <w:rPr>
                <w:noProof/>
                <w:webHidden/>
              </w:rPr>
              <w:fldChar w:fldCharType="end"/>
            </w:r>
          </w:hyperlink>
        </w:p>
        <w:p w14:paraId="39B71B27" w14:textId="36EC0D2D" w:rsidR="00987A58" w:rsidRDefault="00DF0FA1">
          <w:pPr>
            <w:pStyle w:val="TOC2"/>
            <w:tabs>
              <w:tab w:val="right" w:leader="dot" w:pos="9350"/>
            </w:tabs>
            <w:rPr>
              <w:rFonts w:eastAsiaTheme="minorEastAsia" w:cstheme="minorBidi"/>
              <w:b w:val="0"/>
              <w:bCs w:val="0"/>
              <w:noProof/>
              <w:sz w:val="24"/>
              <w:szCs w:val="24"/>
            </w:rPr>
          </w:pPr>
          <w:hyperlink w:anchor="_Toc93441093" w:history="1">
            <w:r w:rsidR="00987A58" w:rsidRPr="0080078B">
              <w:rPr>
                <w:rStyle w:val="Hyperlink"/>
                <w:noProof/>
              </w:rPr>
              <w:t xml:space="preserve">Data analysis. </w:t>
            </w:r>
            <w:r w:rsidR="00987A58" w:rsidRPr="0080078B">
              <w:rPr>
                <w:rStyle w:val="Hyperlink"/>
                <w:i/>
                <w:iCs/>
                <w:noProof/>
              </w:rPr>
              <w:t>—</w:t>
            </w:r>
            <w:r w:rsidR="00987A58">
              <w:rPr>
                <w:noProof/>
                <w:webHidden/>
              </w:rPr>
              <w:tab/>
            </w:r>
            <w:r w:rsidR="00987A58">
              <w:rPr>
                <w:noProof/>
                <w:webHidden/>
              </w:rPr>
              <w:fldChar w:fldCharType="begin"/>
            </w:r>
            <w:r w:rsidR="00987A58">
              <w:rPr>
                <w:noProof/>
                <w:webHidden/>
              </w:rPr>
              <w:instrText xml:space="preserve"> PAGEREF _Toc93441093 \h </w:instrText>
            </w:r>
            <w:r w:rsidR="00987A58">
              <w:rPr>
                <w:noProof/>
                <w:webHidden/>
              </w:rPr>
            </w:r>
            <w:r w:rsidR="00987A58">
              <w:rPr>
                <w:noProof/>
                <w:webHidden/>
              </w:rPr>
              <w:fldChar w:fldCharType="separate"/>
            </w:r>
            <w:r w:rsidR="00987A58">
              <w:rPr>
                <w:noProof/>
                <w:webHidden/>
              </w:rPr>
              <w:t>7</w:t>
            </w:r>
            <w:r w:rsidR="00987A58">
              <w:rPr>
                <w:noProof/>
                <w:webHidden/>
              </w:rPr>
              <w:fldChar w:fldCharType="end"/>
            </w:r>
          </w:hyperlink>
        </w:p>
        <w:p w14:paraId="409966EF" w14:textId="4A22A91B" w:rsidR="00987A58" w:rsidRDefault="00DF0FA1">
          <w:pPr>
            <w:pStyle w:val="TOC1"/>
            <w:tabs>
              <w:tab w:val="right" w:leader="dot" w:pos="9350"/>
            </w:tabs>
            <w:rPr>
              <w:rFonts w:eastAsiaTheme="minorEastAsia" w:cstheme="minorBidi"/>
              <w:b w:val="0"/>
              <w:bCs w:val="0"/>
              <w:i w:val="0"/>
              <w:iCs w:val="0"/>
              <w:noProof/>
            </w:rPr>
          </w:pPr>
          <w:hyperlink w:anchor="_Toc93441094" w:history="1">
            <w:r w:rsidR="00987A58" w:rsidRPr="0080078B">
              <w:rPr>
                <w:rStyle w:val="Hyperlink"/>
                <w:noProof/>
              </w:rPr>
              <w:t>&lt;A&gt;Results:</w:t>
            </w:r>
            <w:r w:rsidR="00987A58">
              <w:rPr>
                <w:noProof/>
                <w:webHidden/>
              </w:rPr>
              <w:tab/>
            </w:r>
            <w:r w:rsidR="00987A58">
              <w:rPr>
                <w:noProof/>
                <w:webHidden/>
              </w:rPr>
              <w:fldChar w:fldCharType="begin"/>
            </w:r>
            <w:r w:rsidR="00987A58">
              <w:rPr>
                <w:noProof/>
                <w:webHidden/>
              </w:rPr>
              <w:instrText xml:space="preserve"> PAGEREF _Toc93441094 \h </w:instrText>
            </w:r>
            <w:r w:rsidR="00987A58">
              <w:rPr>
                <w:noProof/>
                <w:webHidden/>
              </w:rPr>
            </w:r>
            <w:r w:rsidR="00987A58">
              <w:rPr>
                <w:noProof/>
                <w:webHidden/>
              </w:rPr>
              <w:fldChar w:fldCharType="separate"/>
            </w:r>
            <w:r w:rsidR="00987A58">
              <w:rPr>
                <w:noProof/>
                <w:webHidden/>
              </w:rPr>
              <w:t>8</w:t>
            </w:r>
            <w:r w:rsidR="00987A58">
              <w:rPr>
                <w:noProof/>
                <w:webHidden/>
              </w:rPr>
              <w:fldChar w:fldCharType="end"/>
            </w:r>
          </w:hyperlink>
        </w:p>
        <w:p w14:paraId="580EA867" w14:textId="0CE736D8" w:rsidR="00987A58" w:rsidRDefault="00DF0FA1">
          <w:pPr>
            <w:pStyle w:val="TOC1"/>
            <w:tabs>
              <w:tab w:val="right" w:leader="dot" w:pos="9350"/>
            </w:tabs>
            <w:rPr>
              <w:rFonts w:eastAsiaTheme="minorEastAsia" w:cstheme="minorBidi"/>
              <w:b w:val="0"/>
              <w:bCs w:val="0"/>
              <w:i w:val="0"/>
              <w:iCs w:val="0"/>
              <w:noProof/>
            </w:rPr>
          </w:pPr>
          <w:hyperlink w:anchor="_Toc93441095" w:history="1">
            <w:r w:rsidR="00987A58" w:rsidRPr="0080078B">
              <w:rPr>
                <w:rStyle w:val="Hyperlink"/>
                <w:noProof/>
                <w:highlight w:val="white"/>
              </w:rPr>
              <w:t>&lt;A&gt;Discussion:</w:t>
            </w:r>
            <w:r w:rsidR="00987A58">
              <w:rPr>
                <w:noProof/>
                <w:webHidden/>
              </w:rPr>
              <w:tab/>
            </w:r>
            <w:r w:rsidR="00987A58">
              <w:rPr>
                <w:noProof/>
                <w:webHidden/>
              </w:rPr>
              <w:fldChar w:fldCharType="begin"/>
            </w:r>
            <w:r w:rsidR="00987A58">
              <w:rPr>
                <w:noProof/>
                <w:webHidden/>
              </w:rPr>
              <w:instrText xml:space="preserve"> PAGEREF _Toc93441095 \h </w:instrText>
            </w:r>
            <w:r w:rsidR="00987A58">
              <w:rPr>
                <w:noProof/>
                <w:webHidden/>
              </w:rPr>
            </w:r>
            <w:r w:rsidR="00987A58">
              <w:rPr>
                <w:noProof/>
                <w:webHidden/>
              </w:rPr>
              <w:fldChar w:fldCharType="separate"/>
            </w:r>
            <w:r w:rsidR="00987A58">
              <w:rPr>
                <w:noProof/>
                <w:webHidden/>
              </w:rPr>
              <w:t>10</w:t>
            </w:r>
            <w:r w:rsidR="00987A58">
              <w:rPr>
                <w:noProof/>
                <w:webHidden/>
              </w:rPr>
              <w:fldChar w:fldCharType="end"/>
            </w:r>
          </w:hyperlink>
        </w:p>
        <w:p w14:paraId="455F5F7E" w14:textId="5E723597" w:rsidR="00987A58" w:rsidRDefault="00DF0FA1">
          <w:pPr>
            <w:pStyle w:val="TOC1"/>
            <w:tabs>
              <w:tab w:val="right" w:leader="dot" w:pos="9350"/>
            </w:tabs>
            <w:rPr>
              <w:rFonts w:eastAsiaTheme="minorEastAsia" w:cstheme="minorBidi"/>
              <w:b w:val="0"/>
              <w:bCs w:val="0"/>
              <w:i w:val="0"/>
              <w:iCs w:val="0"/>
              <w:noProof/>
            </w:rPr>
          </w:pPr>
          <w:hyperlink w:anchor="_Toc93441096" w:history="1">
            <w:r w:rsidR="00987A58" w:rsidRPr="0080078B">
              <w:rPr>
                <w:rStyle w:val="Hyperlink"/>
                <w:noProof/>
                <w:highlight w:val="white"/>
              </w:rPr>
              <w:t>Acknowledgements:</w:t>
            </w:r>
            <w:r w:rsidR="00987A58">
              <w:rPr>
                <w:noProof/>
                <w:webHidden/>
              </w:rPr>
              <w:tab/>
            </w:r>
            <w:r w:rsidR="00987A58">
              <w:rPr>
                <w:noProof/>
                <w:webHidden/>
              </w:rPr>
              <w:fldChar w:fldCharType="begin"/>
            </w:r>
            <w:r w:rsidR="00987A58">
              <w:rPr>
                <w:noProof/>
                <w:webHidden/>
              </w:rPr>
              <w:instrText xml:space="preserve"> PAGEREF _Toc93441096 \h </w:instrText>
            </w:r>
            <w:r w:rsidR="00987A58">
              <w:rPr>
                <w:noProof/>
                <w:webHidden/>
              </w:rPr>
            </w:r>
            <w:r w:rsidR="00987A58">
              <w:rPr>
                <w:noProof/>
                <w:webHidden/>
              </w:rPr>
              <w:fldChar w:fldCharType="separate"/>
            </w:r>
            <w:r w:rsidR="00987A58">
              <w:rPr>
                <w:noProof/>
                <w:webHidden/>
              </w:rPr>
              <w:t>12</w:t>
            </w:r>
            <w:r w:rsidR="00987A58">
              <w:rPr>
                <w:noProof/>
                <w:webHidden/>
              </w:rPr>
              <w:fldChar w:fldCharType="end"/>
            </w:r>
          </w:hyperlink>
        </w:p>
        <w:p w14:paraId="76DF4A13" w14:textId="1A0D7B06" w:rsidR="00987A58" w:rsidRDefault="00DF0FA1">
          <w:pPr>
            <w:pStyle w:val="TOC1"/>
            <w:tabs>
              <w:tab w:val="right" w:leader="dot" w:pos="9350"/>
            </w:tabs>
            <w:rPr>
              <w:rFonts w:eastAsiaTheme="minorEastAsia" w:cstheme="minorBidi"/>
              <w:b w:val="0"/>
              <w:bCs w:val="0"/>
              <w:i w:val="0"/>
              <w:iCs w:val="0"/>
              <w:noProof/>
            </w:rPr>
          </w:pPr>
          <w:hyperlink w:anchor="_Toc93441097" w:history="1">
            <w:r w:rsidR="00987A58" w:rsidRPr="0080078B">
              <w:rPr>
                <w:rStyle w:val="Hyperlink"/>
                <w:noProof/>
                <w:highlight w:val="white"/>
              </w:rPr>
              <w:t>References:</w:t>
            </w:r>
            <w:r w:rsidR="00987A58">
              <w:rPr>
                <w:noProof/>
                <w:webHidden/>
              </w:rPr>
              <w:tab/>
            </w:r>
            <w:r w:rsidR="00987A58">
              <w:rPr>
                <w:noProof/>
                <w:webHidden/>
              </w:rPr>
              <w:fldChar w:fldCharType="begin"/>
            </w:r>
            <w:r w:rsidR="00987A58">
              <w:rPr>
                <w:noProof/>
                <w:webHidden/>
              </w:rPr>
              <w:instrText xml:space="preserve"> PAGEREF _Toc93441097 \h </w:instrText>
            </w:r>
            <w:r w:rsidR="00987A58">
              <w:rPr>
                <w:noProof/>
                <w:webHidden/>
              </w:rPr>
            </w:r>
            <w:r w:rsidR="00987A58">
              <w:rPr>
                <w:noProof/>
                <w:webHidden/>
              </w:rPr>
              <w:fldChar w:fldCharType="separate"/>
            </w:r>
            <w:r w:rsidR="00987A58">
              <w:rPr>
                <w:noProof/>
                <w:webHidden/>
              </w:rPr>
              <w:t>13</w:t>
            </w:r>
            <w:r w:rsidR="00987A58">
              <w:rPr>
                <w:noProof/>
                <w:webHidden/>
              </w:rPr>
              <w:fldChar w:fldCharType="end"/>
            </w:r>
          </w:hyperlink>
        </w:p>
        <w:p w14:paraId="6F29AAEB" w14:textId="3B26077E" w:rsidR="00987A58" w:rsidRDefault="00DF0FA1">
          <w:pPr>
            <w:pStyle w:val="TOC1"/>
            <w:tabs>
              <w:tab w:val="right" w:leader="dot" w:pos="9350"/>
            </w:tabs>
            <w:rPr>
              <w:rFonts w:eastAsiaTheme="minorEastAsia" w:cstheme="minorBidi"/>
              <w:b w:val="0"/>
              <w:bCs w:val="0"/>
              <w:i w:val="0"/>
              <w:iCs w:val="0"/>
              <w:noProof/>
            </w:rPr>
          </w:pPr>
          <w:hyperlink w:anchor="_Toc93441098" w:history="1">
            <w:r w:rsidR="00987A58" w:rsidRPr="0080078B">
              <w:rPr>
                <w:rStyle w:val="Hyperlink"/>
                <w:noProof/>
              </w:rPr>
              <w:t>Figures:</w:t>
            </w:r>
            <w:r w:rsidR="00987A58">
              <w:rPr>
                <w:noProof/>
                <w:webHidden/>
              </w:rPr>
              <w:tab/>
            </w:r>
            <w:r w:rsidR="00987A58">
              <w:rPr>
                <w:noProof/>
                <w:webHidden/>
              </w:rPr>
              <w:fldChar w:fldCharType="begin"/>
            </w:r>
            <w:r w:rsidR="00987A58">
              <w:rPr>
                <w:noProof/>
                <w:webHidden/>
              </w:rPr>
              <w:instrText xml:space="preserve"> PAGEREF _Toc93441098 \h </w:instrText>
            </w:r>
            <w:r w:rsidR="00987A58">
              <w:rPr>
                <w:noProof/>
                <w:webHidden/>
              </w:rPr>
            </w:r>
            <w:r w:rsidR="00987A58">
              <w:rPr>
                <w:noProof/>
                <w:webHidden/>
              </w:rPr>
              <w:fldChar w:fldCharType="separate"/>
            </w:r>
            <w:r w:rsidR="00987A58">
              <w:rPr>
                <w:noProof/>
                <w:webHidden/>
              </w:rPr>
              <w:t>19</w:t>
            </w:r>
            <w:r w:rsidR="00987A58">
              <w:rPr>
                <w:noProof/>
                <w:webHidden/>
              </w:rPr>
              <w:fldChar w:fldCharType="end"/>
            </w:r>
          </w:hyperlink>
        </w:p>
        <w:p w14:paraId="561B63F4" w14:textId="2C8EE87E" w:rsidR="0070231C" w:rsidRPr="007C4676" w:rsidRDefault="007C4676">
          <w:pPr>
            <w:rPr>
              <w:ins w:id="12" w:author="Matt Cheng" w:date="2022-01-18T22:44:00Z"/>
              <w:rPrChange w:id="13" w:author="Matt Cheng" w:date="2022-01-18T22:45:00Z">
                <w:rPr>
                  <w:ins w:id="14" w:author="Matt Cheng" w:date="2022-01-18T22:44:00Z"/>
                  <w:b/>
                </w:rPr>
              </w:rPrChange>
            </w:rPr>
            <w:pPrChange w:id="15" w:author="Matt Cheng" w:date="2022-01-18T22:45:00Z">
              <w:pPr>
                <w:spacing w:line="480" w:lineRule="auto"/>
              </w:pPr>
            </w:pPrChange>
          </w:pPr>
          <w:ins w:id="16" w:author="Matt Cheng" w:date="2022-01-18T22:45:00Z">
            <w:r>
              <w:rPr>
                <w:b/>
                <w:bCs/>
                <w:noProof/>
              </w:rPr>
              <w:fldChar w:fldCharType="end"/>
            </w:r>
          </w:ins>
        </w:p>
        <w:customXmlInsRangeStart w:id="17" w:author="Matt Cheng" w:date="2022-01-18T22:45:00Z"/>
      </w:sdtContent>
    </w:sdt>
    <w:customXmlInsRangeEnd w:id="17"/>
    <w:p w14:paraId="229980D0" w14:textId="56945826" w:rsidR="00A23FA2" w:rsidDel="00C011C0" w:rsidRDefault="00A23FA2" w:rsidP="00E71425">
      <w:pPr>
        <w:spacing w:line="480" w:lineRule="auto"/>
        <w:rPr>
          <w:del w:id="18" w:author="Matt Cheng" w:date="2022-01-18T22:42:00Z"/>
          <w:b/>
        </w:rPr>
      </w:pPr>
    </w:p>
    <w:p w14:paraId="140693D5" w14:textId="77777777" w:rsidR="00C011C0" w:rsidRPr="00D37B11" w:rsidRDefault="00C011C0" w:rsidP="00E71425">
      <w:pPr>
        <w:spacing w:line="480" w:lineRule="auto"/>
        <w:rPr>
          <w:ins w:id="19" w:author="Matt Cheng" w:date="2022-01-18T22:45:00Z"/>
          <w:b/>
        </w:rPr>
      </w:pPr>
    </w:p>
    <w:p w14:paraId="3CA99A23" w14:textId="6E8899D3" w:rsidR="00EA35EB" w:rsidRPr="00D37B11" w:rsidDel="00E94397" w:rsidRDefault="00440B18" w:rsidP="00E71425">
      <w:pPr>
        <w:spacing w:line="480" w:lineRule="auto"/>
        <w:rPr>
          <w:del w:id="20" w:author="Matt Cheng" w:date="2022-01-18T22:45:00Z"/>
        </w:rPr>
      </w:pPr>
      <w:bookmarkStart w:id="21" w:name="_Toc93441087"/>
      <w:r w:rsidRPr="002865E5">
        <w:rPr>
          <w:rStyle w:val="Heading1Char"/>
          <w:rPrChange w:id="22" w:author="Matt Cheng" w:date="2022-01-18T22:42:00Z">
            <w:rPr>
              <w:b/>
            </w:rPr>
          </w:rPrChange>
        </w:rPr>
        <w:t>Abstract:</w:t>
      </w:r>
      <w:bookmarkEnd w:id="21"/>
      <w:r w:rsidR="00F439F4" w:rsidRPr="00D37B11">
        <w:t xml:space="preserve"> </w:t>
      </w:r>
      <w:r w:rsidR="002357CF">
        <w:t>Annual migrations by j</w:t>
      </w:r>
      <w:r w:rsidR="00041BD9" w:rsidRPr="00D37B11">
        <w:t xml:space="preserve">uvenile </w:t>
      </w:r>
      <w:r w:rsidR="002357CF">
        <w:t>Pacific</w:t>
      </w:r>
      <w:r w:rsidR="002357CF" w:rsidRPr="00D37B11">
        <w:t xml:space="preserve"> </w:t>
      </w:r>
      <w:r w:rsidR="00A63F8E" w:rsidRPr="00D37B11">
        <w:t>Salmon</w:t>
      </w:r>
      <w:r w:rsidR="00041BD9" w:rsidRPr="00D37B11">
        <w:t xml:space="preserve"> (</w:t>
      </w:r>
      <w:r w:rsidR="00041BD9" w:rsidRPr="00D37B11">
        <w:rPr>
          <w:i/>
          <w:iCs/>
        </w:rPr>
        <w:t xml:space="preserve">Oncorhynchus </w:t>
      </w:r>
      <w:r w:rsidR="002357CF">
        <w:rPr>
          <w:i/>
          <w:iCs/>
        </w:rPr>
        <w:t>spp.</w:t>
      </w:r>
      <w:r w:rsidR="00041BD9" w:rsidRPr="00D37B11">
        <w:t xml:space="preserve">) smolts </w:t>
      </w:r>
      <w:r w:rsidR="008F50F8" w:rsidRPr="00D37B11">
        <w:t>are predictable</w:t>
      </w:r>
      <w:r w:rsidR="00497698" w:rsidRPr="00D37B11">
        <w:t xml:space="preserve"> and</w:t>
      </w:r>
      <w:r w:rsidR="008F50F8" w:rsidRPr="00D37B11">
        <w:t xml:space="preserve"> present </w:t>
      </w:r>
      <w:r w:rsidR="00DD5352" w:rsidRPr="00D37B11">
        <w:t>opportunities</w:t>
      </w:r>
      <w:r w:rsidR="008F50F8" w:rsidRPr="00D37B11">
        <w:t xml:space="preserve"> for predators to</w:t>
      </w:r>
      <w:r w:rsidR="00605406" w:rsidRPr="00D37B11">
        <w:t xml:space="preserve"> aggregate and</w:t>
      </w:r>
      <w:r w:rsidR="008F50F8" w:rsidRPr="00D37B11">
        <w:t xml:space="preserve"> exploit </w:t>
      </w:r>
      <w:r w:rsidR="002357CF">
        <w:t xml:space="preserve">these </w:t>
      </w:r>
      <w:r w:rsidR="008F50F8" w:rsidRPr="00D37B11">
        <w:t>seasonal prey pulses</w:t>
      </w:r>
      <w:r w:rsidR="00B834F8" w:rsidRPr="00D37B11">
        <w:t xml:space="preserve">. Within </w:t>
      </w:r>
      <w:r w:rsidR="00F439F4" w:rsidRPr="00D37B11">
        <w:t xml:space="preserve">Chilko Lake, British Columbia, Canada, the outmigration of </w:t>
      </w:r>
      <w:r w:rsidR="00A63F8E" w:rsidRPr="00D37B11">
        <w:t>Sockeye Salmon</w:t>
      </w:r>
      <w:r w:rsidR="008806DD" w:rsidRPr="00D37B11">
        <w:t xml:space="preserve"> </w:t>
      </w:r>
      <w:r w:rsidR="002357CF">
        <w:t>(</w:t>
      </w:r>
      <w:r w:rsidR="002357CF" w:rsidRPr="00D37B11">
        <w:rPr>
          <w:i/>
          <w:iCs/>
        </w:rPr>
        <w:t xml:space="preserve">Oncorhynchus </w:t>
      </w:r>
      <w:r w:rsidR="002357CF" w:rsidRPr="00F3173F">
        <w:rPr>
          <w:i/>
          <w:iCs/>
        </w:rPr>
        <w:t>nerka</w:t>
      </w:r>
      <w:r w:rsidR="002357CF">
        <w:t xml:space="preserve">) </w:t>
      </w:r>
      <w:r w:rsidR="008806DD" w:rsidRPr="00D37B11">
        <w:t>smolts</w:t>
      </w:r>
      <w:r w:rsidR="00F439F4" w:rsidRPr="00D37B11">
        <w:t xml:space="preserve"> </w:t>
      </w:r>
      <w:r w:rsidR="002357CF">
        <w:t>appears to influence</w:t>
      </w:r>
      <w:r w:rsidR="00F439F4" w:rsidRPr="00D37B11">
        <w:t xml:space="preserve"> the movements and aggregations of </w:t>
      </w:r>
      <w:r w:rsidR="00A748A4" w:rsidRPr="00D37B11">
        <w:t>Bull</w:t>
      </w:r>
      <w:r w:rsidR="00F439F4" w:rsidRPr="00D37B11">
        <w:t xml:space="preserve"> </w:t>
      </w:r>
      <w:r w:rsidR="00A748A4" w:rsidRPr="00D37B11">
        <w:t>Trout</w:t>
      </w:r>
      <w:r w:rsidR="00F439F4" w:rsidRPr="00D37B11">
        <w:t xml:space="preserve"> (</w:t>
      </w:r>
      <w:r w:rsidR="00F439F4" w:rsidRPr="00D37B11">
        <w:rPr>
          <w:i/>
          <w:iCs/>
        </w:rPr>
        <w:t>Salvelinus confluentus</w:t>
      </w:r>
      <w:r w:rsidR="00F439F4" w:rsidRPr="00D37B11">
        <w:t>)</w:t>
      </w:r>
      <w:r w:rsidR="002357CF">
        <w:t xml:space="preserve"> that feed extensively on smolts during their outmigration.</w:t>
      </w:r>
      <w:ins w:id="23" w:author="Matt Cheng" w:date="2022-01-18T22:48:00Z">
        <w:r w:rsidR="00FC009C">
          <w:t xml:space="preserve"> </w:t>
        </w:r>
      </w:ins>
      <w:del w:id="24" w:author="Matt Cheng" w:date="2022-01-18T22:48:00Z">
        <w:r w:rsidR="00F439F4" w:rsidRPr="00D37B11" w:rsidDel="00FC009C">
          <w:delText xml:space="preserve">. </w:delText>
        </w:r>
      </w:del>
      <w:r w:rsidR="005960B7">
        <w:t xml:space="preserve">However, these studies used telemetry or </w:t>
      </w:r>
      <w:r w:rsidR="00F3173F">
        <w:t xml:space="preserve">Bull Trout </w:t>
      </w:r>
      <w:r w:rsidR="005960B7">
        <w:t xml:space="preserve">stomach contents, and thus it is unclear if prior observations on smolt and </w:t>
      </w:r>
      <w:r w:rsidR="00FB7006">
        <w:t xml:space="preserve">Bull Trout </w:t>
      </w:r>
      <w:r w:rsidR="005960B7">
        <w:t>behavior occurs at finer spatial scales. We used</w:t>
      </w:r>
      <w:r w:rsidR="00F439F4" w:rsidRPr="00D37B11">
        <w:t xml:space="preserve"> Dual-frequency Identification Sonar (DIDSON) acoustic </w:t>
      </w:r>
      <w:r w:rsidR="002357CF">
        <w:t>imaging</w:t>
      </w:r>
      <w:r w:rsidR="002357CF" w:rsidRPr="00D37B11">
        <w:t xml:space="preserve"> </w:t>
      </w:r>
      <w:r w:rsidR="00F439F4" w:rsidRPr="00D37B11">
        <w:t xml:space="preserve">to assess fine-scale predator-prey interactions between </w:t>
      </w:r>
      <w:r w:rsidR="00A63F8E" w:rsidRPr="00D37B11">
        <w:t>Sockeye Salmon</w:t>
      </w:r>
      <w:r w:rsidR="00F439F4" w:rsidRPr="00D37B11">
        <w:t xml:space="preserve"> smolts and </w:t>
      </w:r>
      <w:r w:rsidR="00A349F6" w:rsidRPr="00D37B11">
        <w:t>Bull</w:t>
      </w:r>
      <w:r w:rsidR="00F439F4" w:rsidRPr="00D37B11">
        <w:t xml:space="preserve"> </w:t>
      </w:r>
      <w:r w:rsidR="00A349F6" w:rsidRPr="00D37B11">
        <w:t>Trout</w:t>
      </w:r>
      <w:r w:rsidR="005960B7">
        <w:t xml:space="preserve"> over 10 days during the </w:t>
      </w:r>
      <w:r w:rsidR="00543B47">
        <w:t>2016</w:t>
      </w:r>
      <w:r w:rsidR="005960B7">
        <w:t xml:space="preserve"> spring outmigration</w:t>
      </w:r>
      <w:r w:rsidR="00F439F4" w:rsidRPr="00D37B11">
        <w:t xml:space="preserve">. </w:t>
      </w:r>
      <w:r w:rsidR="005960B7">
        <w:t>We</w:t>
      </w:r>
      <w:r w:rsidR="00F439F4" w:rsidRPr="00D37B11">
        <w:t xml:space="preserve"> found that smolt densities were closely correlated with </w:t>
      </w:r>
      <w:r w:rsidR="00673BF2" w:rsidRPr="00D37B11">
        <w:t>feeding activity of</w:t>
      </w:r>
      <w:r w:rsidR="00F439F4" w:rsidRPr="00D37B11">
        <w:t xml:space="preserve"> </w:t>
      </w:r>
      <w:r w:rsidR="00673BF2" w:rsidRPr="00D37B11">
        <w:t>Bull</w:t>
      </w:r>
      <w:r w:rsidR="00F439F4" w:rsidRPr="00D37B11">
        <w:t xml:space="preserve"> </w:t>
      </w:r>
      <w:r w:rsidR="00645AF8" w:rsidRPr="00D37B11">
        <w:t>Trout</w:t>
      </w:r>
      <w:r w:rsidR="00F439F4" w:rsidRPr="00D37B11">
        <w:t xml:space="preserve"> </w:t>
      </w:r>
      <w:r w:rsidR="00673BF2" w:rsidRPr="00D37B11">
        <w:t>upstream of a government installed fence</w:t>
      </w:r>
      <w:r w:rsidR="00144755" w:rsidRPr="00D37B11">
        <w:t xml:space="preserve"> used to estimate smolt </w:t>
      </w:r>
      <w:r w:rsidR="001B1396" w:rsidRPr="00D37B11">
        <w:t>numbers</w:t>
      </w:r>
      <w:r w:rsidR="005960B7">
        <w:t>, consistent with observations at broader scales</w:t>
      </w:r>
      <w:r w:rsidR="00F439F4" w:rsidRPr="00D37B11">
        <w:t xml:space="preserve">. </w:t>
      </w:r>
      <w:r w:rsidR="00DB0B35" w:rsidRPr="00D37B11">
        <w:t>Predator</w:t>
      </w:r>
      <w:r w:rsidR="005E2D5B" w:rsidRPr="00D37B11">
        <w:t xml:space="preserve">-prey </w:t>
      </w:r>
      <w:r w:rsidR="00737D53" w:rsidRPr="00D37B11">
        <w:t xml:space="preserve">interactions </w:t>
      </w:r>
      <w:r w:rsidR="00A3229E" w:rsidRPr="00D37B11">
        <w:t>were also</w:t>
      </w:r>
      <w:r w:rsidR="00737D53" w:rsidRPr="00D37B11">
        <w:t xml:space="preserve"> closely coupled with </w:t>
      </w:r>
      <w:r w:rsidR="00522101" w:rsidRPr="00D37B11">
        <w:lastRenderedPageBreak/>
        <w:t xml:space="preserve">previously described </w:t>
      </w:r>
      <w:r w:rsidR="00737D53" w:rsidRPr="00D37B11">
        <w:t xml:space="preserve">nocturnal migratory </w:t>
      </w:r>
      <w:r w:rsidR="005E2D5B" w:rsidRPr="00D37B11">
        <w:t>behaviors</w:t>
      </w:r>
      <w:r w:rsidR="00737D53" w:rsidRPr="00D37B11">
        <w:t xml:space="preserve"> of </w:t>
      </w:r>
      <w:r w:rsidR="00A63F8E" w:rsidRPr="00D37B11">
        <w:t>Sockeye Salmon</w:t>
      </w:r>
      <w:r w:rsidR="00737D53" w:rsidRPr="00D37B11">
        <w:t xml:space="preserve"> smolts</w:t>
      </w:r>
      <w:r w:rsidR="005428F7" w:rsidRPr="00D37B11">
        <w:t xml:space="preserve">, presumably to </w:t>
      </w:r>
      <w:r w:rsidR="005960B7">
        <w:t>minimize</w:t>
      </w:r>
      <w:r w:rsidR="005960B7" w:rsidRPr="00D37B11">
        <w:t xml:space="preserve"> </w:t>
      </w:r>
      <w:r w:rsidR="005428F7" w:rsidRPr="00D37B11">
        <w:t>predation</w:t>
      </w:r>
      <w:r w:rsidR="005960B7">
        <w:t xml:space="preserve"> risk</w:t>
      </w:r>
      <w:r w:rsidR="004F0260" w:rsidRPr="00D37B11">
        <w:t>.</w:t>
      </w:r>
      <w:r w:rsidR="005428F7" w:rsidRPr="00D37B11">
        <w:t xml:space="preserve"> </w:t>
      </w:r>
      <w:r w:rsidR="00035532" w:rsidRPr="00D37B11">
        <w:t xml:space="preserve">Total length of Bull Trout </w:t>
      </w:r>
      <w:commentRangeStart w:id="25"/>
      <w:r w:rsidR="00035532" w:rsidRPr="00D37B11">
        <w:t xml:space="preserve">obtained from the DIDSON </w:t>
      </w:r>
      <w:r w:rsidR="003B4F34" w:rsidRPr="00D37B11">
        <w:t xml:space="preserve">when compared to field estimates differed significantly, </w:t>
      </w:r>
      <w:r w:rsidR="00A64C73" w:rsidRPr="00D37B11">
        <w:t xml:space="preserve">likely due </w:t>
      </w:r>
      <w:r w:rsidR="00B23839" w:rsidRPr="00D37B11">
        <w:t xml:space="preserve">to the presence of smaller fish species in the </w:t>
      </w:r>
      <w:r w:rsidR="00E955B0">
        <w:t>system</w:t>
      </w:r>
      <w:r w:rsidR="003F6C38" w:rsidRPr="00D37B11">
        <w:t xml:space="preserve">. </w:t>
      </w:r>
      <w:commentRangeEnd w:id="25"/>
      <w:r w:rsidR="00E955B0">
        <w:rPr>
          <w:rStyle w:val="CommentReference"/>
          <w:rFonts w:ascii="Arial" w:eastAsia="Arial" w:hAnsi="Arial" w:cs="Arial"/>
          <w:lang w:val="en"/>
        </w:rPr>
        <w:commentReference w:id="25"/>
      </w:r>
      <w:r w:rsidR="00595772" w:rsidRPr="00D37B11">
        <w:t xml:space="preserve">These results </w:t>
      </w:r>
      <w:r w:rsidR="00516493" w:rsidRPr="00D37B11">
        <w:t xml:space="preserve">provide further evidence </w:t>
      </w:r>
      <w:r w:rsidR="0040114D">
        <w:t>that the migrations of Sockeye S</w:t>
      </w:r>
      <w:r w:rsidR="00C0286D">
        <w:t>al</w:t>
      </w:r>
      <w:r w:rsidR="0040114D">
        <w:t>mon smolts affect the behavior of native Bull Trout and are likely important to this predator’s ecology</w:t>
      </w:r>
      <w:r w:rsidR="00873435" w:rsidRPr="00D37B11">
        <w:t xml:space="preserve">, </w:t>
      </w:r>
      <w:r w:rsidR="009900A2" w:rsidRPr="00D37B11">
        <w:t xml:space="preserve">and the potential for </w:t>
      </w:r>
      <w:r w:rsidR="00502397" w:rsidRPr="00D37B11">
        <w:t>anthropogenic structures</w:t>
      </w:r>
      <w:r w:rsidR="006D34D1" w:rsidRPr="00D37B11">
        <w:t xml:space="preserve"> such as counting fences</w:t>
      </w:r>
      <w:r w:rsidR="004D5430" w:rsidRPr="00D37B11">
        <w:t xml:space="preserve"> </w:t>
      </w:r>
      <w:r w:rsidR="0040114D">
        <w:t>that do not dramatically affect flow</w:t>
      </w:r>
      <w:r w:rsidR="00C0286D">
        <w:t xml:space="preserve"> </w:t>
      </w:r>
      <w:r w:rsidR="009900A2" w:rsidRPr="00D37B11">
        <w:t xml:space="preserve">to </w:t>
      </w:r>
      <w:r w:rsidR="0040114D">
        <w:t>mediate</w:t>
      </w:r>
      <w:r w:rsidR="0040114D" w:rsidRPr="00D37B11">
        <w:t xml:space="preserve"> </w:t>
      </w:r>
      <w:r w:rsidR="009900A2" w:rsidRPr="00D37B11">
        <w:t xml:space="preserve">predator-prey </w:t>
      </w:r>
      <w:r w:rsidR="00497698" w:rsidRPr="00D37B11">
        <w:t>interactions</w:t>
      </w:r>
      <w:r w:rsidR="009900A2" w:rsidRPr="00D37B11">
        <w:t xml:space="preserve">. </w:t>
      </w:r>
    </w:p>
    <w:p w14:paraId="145AD138" w14:textId="77777777" w:rsidR="00440B18" w:rsidRPr="00D37B11" w:rsidDel="00E94397" w:rsidRDefault="00440B18" w:rsidP="00E71425">
      <w:pPr>
        <w:spacing w:line="480" w:lineRule="auto"/>
        <w:rPr>
          <w:del w:id="26" w:author="Matt Cheng" w:date="2022-01-18T22:45:00Z"/>
          <w:b/>
        </w:rPr>
      </w:pPr>
    </w:p>
    <w:p w14:paraId="12BD83BF" w14:textId="77777777" w:rsidR="00AE3472" w:rsidRPr="00D37B11" w:rsidDel="00E94397" w:rsidRDefault="00AE3472" w:rsidP="00E71425">
      <w:pPr>
        <w:spacing w:line="480" w:lineRule="auto"/>
        <w:rPr>
          <w:del w:id="27" w:author="Matt Cheng" w:date="2022-01-18T22:45:00Z"/>
          <w:b/>
        </w:rPr>
      </w:pPr>
    </w:p>
    <w:p w14:paraId="35A15332" w14:textId="77777777" w:rsidR="00AE3472" w:rsidRPr="00D37B11" w:rsidDel="00E94397" w:rsidRDefault="00AE3472" w:rsidP="00E71425">
      <w:pPr>
        <w:spacing w:line="480" w:lineRule="auto"/>
        <w:rPr>
          <w:del w:id="28" w:author="Matt Cheng" w:date="2022-01-18T22:45:00Z"/>
          <w:b/>
        </w:rPr>
      </w:pPr>
    </w:p>
    <w:p w14:paraId="335566FB" w14:textId="77777777" w:rsidR="00AE3472" w:rsidRPr="00D37B11" w:rsidRDefault="00AE3472" w:rsidP="00E71425">
      <w:pPr>
        <w:spacing w:line="480" w:lineRule="auto"/>
        <w:rPr>
          <w:b/>
        </w:rPr>
      </w:pPr>
    </w:p>
    <w:p w14:paraId="5B762CE9" w14:textId="422BF47C" w:rsidR="005E16DC" w:rsidRPr="00D37B11" w:rsidRDefault="00247DFB">
      <w:pPr>
        <w:pStyle w:val="Heading1"/>
        <w:pPrChange w:id="29" w:author="Matt Cheng" w:date="2022-01-18T22:43:00Z">
          <w:pPr>
            <w:spacing w:line="480" w:lineRule="auto"/>
          </w:pPr>
        </w:pPrChange>
      </w:pPr>
      <w:bookmarkStart w:id="30" w:name="_Toc93441088"/>
      <w:r w:rsidRPr="00D37B11">
        <w:t>Introduction:</w:t>
      </w:r>
      <w:bookmarkEnd w:id="30"/>
      <w:r w:rsidRPr="00D37B11">
        <w:t xml:space="preserve"> </w:t>
      </w:r>
    </w:p>
    <w:p w14:paraId="18A96C81" w14:textId="28B2CD8F" w:rsidR="00740254" w:rsidRPr="00D37B11" w:rsidRDefault="00256493" w:rsidP="00884787">
      <w:pPr>
        <w:spacing w:line="480" w:lineRule="auto"/>
        <w:rPr>
          <w:color w:val="202122"/>
        </w:rPr>
      </w:pPr>
      <w:r w:rsidRPr="00D37B11">
        <w:t>Pacific Salmon (</w:t>
      </w:r>
      <w:r w:rsidRPr="00D37B11">
        <w:rPr>
          <w:i/>
          <w:color w:val="202122"/>
          <w:highlight w:val="white"/>
        </w:rPr>
        <w:t xml:space="preserve">Oncorhynchus spp.) </w:t>
      </w:r>
      <w:r w:rsidR="009A6069">
        <w:t>are</w:t>
      </w:r>
      <w:r w:rsidR="009A6069" w:rsidRPr="00D37B11">
        <w:t xml:space="preserve"> </w:t>
      </w:r>
      <w:r w:rsidRPr="00D37B11">
        <w:t>ecological</w:t>
      </w:r>
      <w:r w:rsidR="009A6069">
        <w:t>ly</w:t>
      </w:r>
      <w:r w:rsidRPr="00D37B11">
        <w:t>, economic</w:t>
      </w:r>
      <w:r w:rsidR="009A6069">
        <w:t>ally</w:t>
      </w:r>
      <w:r w:rsidRPr="00D37B11">
        <w:t>, and cultural</w:t>
      </w:r>
      <w:r w:rsidR="009A6069">
        <w:t>ly</w:t>
      </w:r>
      <w:r w:rsidRPr="00D37B11">
        <w:t xml:space="preserve"> </w:t>
      </w:r>
      <w:r w:rsidR="009A6069">
        <w:t>valuable</w:t>
      </w:r>
      <w:r w:rsidR="00EC674B">
        <w:t xml:space="preserve"> </w:t>
      </w:r>
      <w:r w:rsidR="00844389">
        <w:fldChar w:fldCharType="begin"/>
      </w:r>
      <w:r w:rsidR="00844389">
        <w:instrText xml:space="preserve"> ADDIN ZOTERO_ITEM CSL_CITATION {"citationID":"AbAu6xvs","properties":{"formattedCitation":"(Oke et al. 2020)","plainCitation":"(Oke et al. 2020)","noteIndex":0},"citationItems":[{"id":585,"uris":["http://zotero.org/users/6698527/items/Z8NEZRD2"],"uri":["http://zotero.org/users/6698527/items/Z8NEZRD2"],"itemData":{"id":585,"type":"article-journal","abstract":"Abstract\n            Declines in animal body sizes are widely reported and likely impact ecological interactions and ecosystem services. For harvested species subject to multiple stressors, limited understanding of the causes and consequences of size declines impedes prediction, prevention, and mitigation. We highlight widespread declines in Pacific salmon size based on 60 years of measurements from 12.5 million fish across Alaska, the last largely pristine North American salmon-producing region. Declines in salmon size, primarily resulting from shifting age structure, are associated with climate and competition at sea. Compared to salmon maturing before 1990, the reduced size of adult salmon after 2010 has potentially resulted in substantial losses to ecosystems and people; for Chinook salmon we estimated average per-fish reductions in egg production (−16%), nutrient transport (−28%), fisheries value (−21%), and meals for rural people (−26%). Downsizing of organisms is a global concern, and current trends may pose substantial risks for nature and people.","container-title":"Nature Communications","DOI":"10.1038/s41467-020-17726-z","ISSN":"2041-1723","issue":"1","journalAbbreviation":"Nat Commun","language":"en","page":"4155","source":"DOI.org (Crossref)","title":"Recent declines in salmon body size impact ecosystems and fisheries","volume":"11","author":[{"family":"Oke","given":"K. B."},{"family":"Cunningham","given":"C. J."},{"family":"Westley","given":"P. A. H."},{"family":"Baskett","given":"M. L."},{"family":"Carlson","given":"S. M."},{"family":"Clark","given":"J."},{"family":"Hendry","given":"A. P."},{"family":"Karatayev","given":"V. A."},{"family":"Kendall","given":"N. W."},{"family":"Kibele","given":"J."},{"family":"Kindsvater","given":"H. K."},{"family":"Kobayashi","given":"K. M."},{"family":"Lewis","given":"B."},{"family":"Munch","given":"S."},{"family":"Reynolds","given":"J. D."},{"family":"Vick","given":"G. K."},{"family":"Palkovacs","given":"E. P."}],"issued":{"date-parts":[["2020",12]]}}}],"schema":"https://github.com/citation-style-language/schema/raw/master/csl-citation.json"} </w:instrText>
      </w:r>
      <w:r w:rsidR="00844389">
        <w:fldChar w:fldCharType="separate"/>
      </w:r>
      <w:r w:rsidR="00844389">
        <w:rPr>
          <w:noProof/>
        </w:rPr>
        <w:t>(Oke et al. 2020)</w:t>
      </w:r>
      <w:r w:rsidR="00844389">
        <w:fldChar w:fldCharType="end"/>
      </w:r>
      <w:r w:rsidRPr="00D37B11">
        <w:t xml:space="preserve">. As juvenile salmon begin their downstream migration into the open ocean, they undergo a suite of </w:t>
      </w:r>
      <w:r w:rsidR="00114678" w:rsidRPr="00D37B11">
        <w:t>behavioral and physiological changes called “smoltification” in order to adapt to higher salinity environments</w:t>
      </w:r>
      <w:del w:id="31" w:author="Matt Cheng" w:date="2022-01-18T22:45:00Z">
        <w:r w:rsidR="00114678" w:rsidRPr="00D37B11" w:rsidDel="009D5AF1">
          <w:delText xml:space="preserve"> </w:delText>
        </w:r>
      </w:del>
      <w:ins w:id="32" w:author="Matt Cheng" w:date="2022-01-18T22:46:00Z">
        <w:r w:rsidR="00795E38">
          <w:t xml:space="preserve"> </w:t>
        </w:r>
      </w:ins>
      <w:r w:rsidR="00795E38">
        <w:fldChar w:fldCharType="begin"/>
      </w:r>
      <w:r w:rsidR="00795E38">
        <w:instrText xml:space="preserve"> ADDIN ZOTERO_ITEM CSL_CITATION {"citationID":"jbutnru0","properties":{"formattedCitation":"(Young et al. 1989)","plainCitation":"(Young et al. 1989)","noteIndex":0},"citationItems":[{"id":94,"uris":["http://zotero.org/users/6698527/items/243UE77H"],"uri":["http://zotero.org/users/6698527/items/243UE77H"],"itemData":{"id":94,"type":"article-journal","container-title":"General and Comparative Endocrinology","DOI":"10.1016/S0016-6480(89)80029-2","ISSN":"00166480","issue":"3","journalAbbreviation":"General and Comparative Endocrinology","language":"en","page":"335-345","source":"DOI.org (Crossref)","title":"Smoltification and seawater adaptation in coho salmon (Oncorhynchus kisutch): Plasma prolactin, growth hormone, thyroid hormones, and cortisol","title-short":"Smoltification and seawater adaptation in coho salmon (Oncorhynchus kisutch)","volume":"74","author":[{"family":"Young","given":"Graham"},{"family":"Björnsson","given":"Björn Th."},{"family":"Prunet","given":"Patrick"},{"family":"Lin","given":"Richard J."},{"family":"Bern","given":"Howard A."}],"issued":{"date-parts":[["1989",6]]}}}],"schema":"https://github.com/citation-style-language/schema/raw/master/csl-citation.json"} </w:instrText>
      </w:r>
      <w:r w:rsidR="00795E38">
        <w:fldChar w:fldCharType="separate"/>
      </w:r>
      <w:r w:rsidR="00D119AF">
        <w:rPr>
          <w:noProof/>
        </w:rPr>
        <w:t>(Young et al. 1989)</w:t>
      </w:r>
      <w:r w:rsidR="00795E38">
        <w:fldChar w:fldCharType="end"/>
      </w:r>
      <w:del w:id="33" w:author="Matt Cheng" w:date="2022-01-18T22:45:00Z">
        <w:r w:rsidR="00114678" w:rsidRPr="00D37B11" w:rsidDel="009D5AF1">
          <w:delText>(Young et al. 1989)</w:delText>
        </w:r>
      </w:del>
      <w:r w:rsidR="00E91D7D" w:rsidRPr="00D37B11">
        <w:t>, thus becoming smolts</w:t>
      </w:r>
      <w:r w:rsidR="00114678" w:rsidRPr="00D37B11">
        <w:t>.</w:t>
      </w:r>
      <w:r w:rsidR="002205A8" w:rsidRPr="00D37B11">
        <w:t xml:space="preserve"> </w:t>
      </w:r>
      <w:r w:rsidR="00740254" w:rsidRPr="00D37B11">
        <w:t xml:space="preserve">As smolts begin their downstream migration towards the ocean, they </w:t>
      </w:r>
      <w:r w:rsidR="00740254" w:rsidRPr="00D37B11">
        <w:rPr>
          <w:color w:val="202122"/>
          <w:highlight w:val="white"/>
        </w:rPr>
        <w:t>face predation from piscivorous fishes</w:t>
      </w:r>
      <w:r w:rsidR="004D39DF" w:rsidRPr="00D37B11">
        <w:rPr>
          <w:color w:val="202122"/>
          <w:highlight w:val="white"/>
        </w:rPr>
        <w:t xml:space="preserve">, </w:t>
      </w:r>
      <w:r w:rsidR="00740254" w:rsidRPr="00D37B11">
        <w:rPr>
          <w:color w:val="202122"/>
          <w:highlight w:val="white"/>
        </w:rPr>
        <w:t>avian predators</w:t>
      </w:r>
      <w:r w:rsidR="004D39DF" w:rsidRPr="00D37B11">
        <w:rPr>
          <w:color w:val="202122"/>
          <w:highlight w:val="white"/>
        </w:rPr>
        <w:t>, and mammals such as otters and minks</w:t>
      </w:r>
      <w:r w:rsidR="00740254" w:rsidRPr="00D37B11">
        <w:rPr>
          <w:color w:val="202122"/>
          <w:highlight w:val="white"/>
        </w:rPr>
        <w:t xml:space="preserve"> </w:t>
      </w:r>
      <w:r w:rsidR="006F1746">
        <w:rPr>
          <w:color w:val="202122"/>
          <w:highlight w:val="white"/>
        </w:rPr>
        <w:fldChar w:fldCharType="begin"/>
      </w:r>
      <w:r w:rsidR="00F40976">
        <w:rPr>
          <w:color w:val="202122"/>
          <w:highlight w:val="white"/>
        </w:rPr>
        <w:instrText xml:space="preserve"> ADDIN ZOTERO_ITEM CSL_CITATION {"citationID":"WrPdAIW0","properties":{"formattedCitation":"(Beamesderfer et al. 1996; Blackwell and Juanes 1998; Osterback et al. 2013; Furey et al. 2015; Fl\\uc0\\u225{}vio et al. 2021)","plainCitation":"(Beamesderfer et al. 1996; Blackwell and Juanes 1998; Osterback et al. 2013; Furey et al. 2015; Flávio et al. 2021)","noteIndex":0},"citationItems":[{"id":154,"uris":["http://zotero.org/users/6698527/items/IT4TE5GU"],"uri":["http://zotero.org/users/6698527/items/IT4TE5GU"],"itemData":{"id":154,"type":"article-journal","abstract":"Over 900 000 northern squawfish (Ptychocheilus oregonensis) were removed from the Columbia and Snake rivers from 1990 through 1995 by sport-reward and directed fisheries in an attempt to increase production of salmon and steelhead (Oncorhynchus spp.). Our review suggests that low exploitation of northern squawfish can have disproportionately large benefits for salmon survival if exploitation does not stimulate a compensatory response among predator populations. The number of adult salmonids can be expected to increase with increased freshwater survival of juveniles at the prevailing depleted numbers. Northern squawfish consumed significant numbers of uninjured juveniles that would otherwise have survived migration. Northern squawfish consumed an estimated 16 million migrants per year or about 8% of the population. Population simulations suggest that the number of large piscivorous northern squawfish can be significantly reduced by exploitation rates of only 10–20%, which removal efforts from 1990 to 1995 have demonstrated are feasible. Compensation by northern squawfish or other predators is possible but is not guaranteed because of the relatively small fraction of the northern squawfish population that is affected by exploitation. We propose that evaluations of northern squawfish removal be based on indirect measures because direct demonstration of salmon survival benefits is not feasible.","container-title":"Canadian Journal of Fisheries and Aquatic Sciences","language":"en","page":"2898-2908","source":"Zotero","title":"Evaluation of the biological basis for a predator control program on northern squawfish (Ptychocheilus oregonensis) in the Columbia and Snake rivers","volume":"53","author":[{"family":"Beamesderfer","given":"Raymond C P"},{"family":"Ward","given":"David L"},{"family":"Nigro","given":"Anthony A"}],"issued":{"date-parts":[["1996"]]}}},{"id":86,"uris":["http://zotero.org/users/6698527/items/2UK78CZK"],"uri":["http://zotero.org/users/6698527/items/2UK78CZK"],"itemData":{"id":86,"type":"article-journal","abstract":"We documented predation on smolts of Atlantic salmon Salmo salar by striped bass Morone saxatilis foraging in the tailrace of the Essex Dam on the Merrimack River, Lawrence, Massachusetts, and assessed factors that may affect smolt susceptibility to predation. During 6 d of diurnal angling from 6 to 28 May, we captured 212 striped bass, 41 of which contained prey remains. More than 48% of striped bass that contained prey had consumed smolts. Atlantic salmon smolts composed more than 80% of the total mass of prey remains recovered and included both individuals of stocked-fry and stocked-smolt origin. Based on information from this pilot study, a focused investigation of striped bass predation on smolts after passage of the Essex Dam began in 1998.","container-title":"North American Journal of Fisheries Management","DOI":"https://doi.org/10.1577/1548-8675(1998)018&lt;0936:POASSB&gt;2.0.CO;2","issue":"4","language":"en","page":"936–939","source":"Zotero","title":"Predation on Atlantic Salmon Smolts by Striped Bass after Dam Passage","volume":"18","author":[{"family":"Blackwell","given":"Bradley F"},{"family":"Juanes","given":"Francis"}],"issued":{"date-parts":[["1998",4,7]]}}},{"id":153,"uris":["http://zotero.org/users/6698527/items/BCISPLUD"],"uri":["http://zotero.org/users/6698527/items/BCISPLUD"],"itemData":{"id":153,"type":"article-journal","abstract":"Generalist predators can contribute to extinction risk of imperiled prey populations even through incidental predation. Quantifying predation on small populations is important to manage their recovery, however predation is often challenging to observe directly. Recovery of prey tags at predator colonies can indirectly provide minimum estimates of predation, however overall predation rates often remain unquantifiable because an unknown proportion of tags are deposited off-colony. Here, we estimated overall predation rates on threatened wild juvenile steelhead (Oncorhynchus mykiss) by generalist adult Western Gulls (Larus occidentalis) in six central California (USA) watersheds. We estimated predation rates by gulls from the recapture of PIT (passive integrated transponder) tags that were originally inserted into steelhead and were subsequently deposited at a Western Gull breeding colony, An˜o Nuevo Island (ANI). We combined three independent datasets to isolate different processes: (1) the probability a tagged steelhead was consumed during predation, (2) the probability a consumed tag was transported to ANI, and (3) the probability a transported tag was detected at ANI. Together, these datasets parameterized a hierarchical Bayesian model to quantify overall predation rates while accounting for tag loss between when prey were tagged and subsequent tag detection at ANI. Results from the model suggest that low recovery rates of PIT tags from steelhead at ANI were mostly driven by low probabilities of transportation ( 0.167) of consumed tags to ANI. Low transportation probabilities equate to high per-capita probabilities of predation (!0.306/yr) at the three watersheds in closest proximity to ANI, whereas predation rates were uncertain at watersheds farther from ANI due to very low transportation rates. This study provides the first overall estimate of Western Gull predation rates on threatened wild juvenile steelhead and suggests gull predation on salmonids is a larger source of mortality than was previously estimated from minimum predation rates. This study thus represents an important example of high rates of incidental predation by a generalist consumer on an imperiled prey and provides a quantitative framework to inform robust estimates of predation rates on small populations that can be applied to other systems where direct observation of predation is not feasible.","container-title":"Ecosphere","DOI":"10.1890/ES13-00100.1","ISSN":"2150-8925","issue":"9","journalAbbreviation":"Ecosphere","language":"en","page":"art116","source":"DOI.org (Crossref)","title":"High predation on small populations: avian predation on imperiled salmonids","title-short":"High predation on small populations","volume":"4","author":[{"family":"Osterback","given":"Ann-Marie K."},{"family":"Frechette","given":"Danielle M."},{"family":"Shelton","given":"Andrew O."},{"family":"Hayes","given":"Sean A."},{"family":"Bond","given":"Morgan H."},{"family":"Shaffer","given":"Scott A."},{"family":"Moore","given":"Jonathan W."}],"issued":{"date-parts":[["2013",9]]}}},{"id":131,"uris":["http://zotero.org/users/6698527/items/AZYDLQPJ"],"uri":["http://zotero.org/users/6698527/items/AZYDLQPJ"],"itemData":{"id":131,"type":"article-journal","container-title":"Journal of Fish Biology","DOI":"10.1111/jfb.12567","ISSN":"00221112","issue":"1","journalAbbreviation":"J Fish Biol","language":"en","page":"392-401","source":"DOI.org (Crossref)","title":"Extensive feeding on sockeye salmon Oncorhynchus nerka smolts by bull trout Salvelinus confluentus during initial outmigration into a small, unregulated and inland British Columbia river: binge feeding on smolts by s. confluentus","title-short":"Extensive feeding on sockeye salmon &lt;i&gt;Oncorhynchus nerka&lt;/i&gt; smolts by bull trout &lt;i&gt;Salvelinus confluentus&lt;/i&gt; during initial outmigration into a small, unregulated and inland British Columbia river","volume":"86","author":[{"family":"Furey","given":"N. B."},{"family":"Hinch","given":"S. G."},{"family":"Lotto","given":"A. G."},{"family":"Beauchamp","given":"D. A."}],"issued":{"date-parts":[["2015",1]]}}},{"id":91,"uris":["http://zotero.org/users/6698527/items/M5PWB6QG"],"uri":["http://zotero.org/users/6698527/items/M5PWB6QG"],"itemData":{"id":91,"type":"article-journal","abstract":"The Atlantic salmon (Salmo salar) population of the River Minho represents the southern natural distribution edge of the species. In line with the general trend for Atlantic salmon, this population has been declining over the years and is now at a critically low level. With river connectivity compromised by a large dam just 80 km upstream the River Minho's outlet, and an expected deterioration of climatic conditions, it is urgent to increase our knowledge of this population and identify survival bottlenecks that can be addressed. In this study, we used radio and acoustic telemetry to track Atlantic salmon smolts during their migration towards the sea and record both survival rates and possible causes of mortality. The recorded survival for the tagged migrating Atlantic salmon remained below 55% in the three studied years, indicating that the in-river loss of smolts is likely a strong constraint to this population. From the smolts to which a likely cause of mortality could be attributed (34%), most appear to have been removed from the river (25%), with two confirmed events of bird predation and one of mammal predation. Interestingly, eight tags were recorded moving back upstream, likely indicating predation by larger fish. Increasing predator populations (e.g. cormorants, Phalacrocorax carbo) and invasive predators (e.g. American mink, Neovison vison) lead to elevated predation pressure on this already strained Atlantic salmon population, and further studies quantifying their impact in more detail could prove crucial for future management considerations.","container-title":"Ecology of Freshwater Fish","DOI":"10.1111/eff.12564","ISSN":"0906-6691, 1600-0633","issue":"1","journalAbbreviation":"Ecol Freshw Fish","language":"en","page":"61-72","source":"DOI.org (Crossref)","title":"Atlantic salmon living on the edge: Smolt behaviour and survival during seaward migration in River Minho","title-short":"Atlantic salmon living on the edge","volume":"30","author":[{"family":"Flávio","given":"Hugo"},{"family":"Caballero","given":"Pablo"},{"family":"Jepsen","given":"Niels"},{"family":"Aarestrup","given":"Kim"}],"issued":{"date-parts":[["2021",1]]}}}],"schema":"https://github.com/citation-style-language/schema/raw/master/csl-citation.json"} </w:instrText>
      </w:r>
      <w:r w:rsidR="006F1746">
        <w:rPr>
          <w:color w:val="202122"/>
          <w:highlight w:val="white"/>
        </w:rPr>
        <w:fldChar w:fldCharType="separate"/>
      </w:r>
      <w:r w:rsidR="00D119AF" w:rsidRPr="00D119AF">
        <w:rPr>
          <w:color w:val="000000"/>
        </w:rPr>
        <w:t>(Beamesderfer et al. 1996; Blackwell and Juanes 1998; Osterback et al. 2013; Furey et al. 2015; Flávio et al. 2021)</w:t>
      </w:r>
      <w:r w:rsidR="006F1746">
        <w:rPr>
          <w:color w:val="202122"/>
          <w:highlight w:val="white"/>
        </w:rPr>
        <w:fldChar w:fldCharType="end"/>
      </w:r>
      <w:ins w:id="34" w:author="Matt Cheng" w:date="2022-01-18T22:49:00Z">
        <w:r w:rsidR="006F1746">
          <w:rPr>
            <w:color w:val="202122"/>
            <w:highlight w:val="white"/>
          </w:rPr>
          <w:t>.</w:t>
        </w:r>
      </w:ins>
      <w:del w:id="35" w:author="Matt Cheng" w:date="2022-01-18T22:49:00Z">
        <w:r w:rsidR="00740254" w:rsidRPr="00D37B11" w:rsidDel="006F1746">
          <w:rPr>
            <w:color w:val="202122"/>
            <w:highlight w:val="white"/>
          </w:rPr>
          <w:delText>(</w:delText>
        </w:r>
        <w:r w:rsidR="00740254" w:rsidRPr="00D37B11" w:rsidDel="006F1746">
          <w:rPr>
            <w:color w:val="202124"/>
            <w:highlight w:val="white"/>
          </w:rPr>
          <w:delText>Beamesderfer et al. 1996;</w:delText>
        </w:r>
        <w:r w:rsidR="004D39DF" w:rsidRPr="00D37B11" w:rsidDel="006F1746">
          <w:rPr>
            <w:color w:val="202124"/>
            <w:highlight w:val="white"/>
          </w:rPr>
          <w:delText xml:space="preserve"> </w:delText>
        </w:r>
        <w:r w:rsidR="00BE5DD3" w:rsidRPr="00D37B11" w:rsidDel="006F1746">
          <w:rPr>
            <w:color w:val="202124"/>
            <w:highlight w:val="white"/>
          </w:rPr>
          <w:delText xml:space="preserve">Blackwell and Juanes 1998; </w:delText>
        </w:r>
        <w:r w:rsidR="005C6890" w:rsidRPr="00D37B11" w:rsidDel="006F1746">
          <w:rPr>
            <w:color w:val="202124"/>
            <w:highlight w:val="white"/>
          </w:rPr>
          <w:delText xml:space="preserve">Flávio et al. 2020; </w:delText>
        </w:r>
        <w:r w:rsidR="004D39DF" w:rsidRPr="00D37B11" w:rsidDel="006F1746">
          <w:rPr>
            <w:color w:val="202124"/>
            <w:highlight w:val="white"/>
          </w:rPr>
          <w:delText>Furey et al. 201</w:delText>
        </w:r>
        <w:r w:rsidR="00492709" w:rsidRPr="00D37B11" w:rsidDel="006F1746">
          <w:rPr>
            <w:color w:val="202124"/>
            <w:highlight w:val="white"/>
          </w:rPr>
          <w:delText>5</w:delText>
        </w:r>
        <w:r w:rsidR="004D39DF" w:rsidRPr="00D37B11" w:rsidDel="006F1746">
          <w:rPr>
            <w:color w:val="202124"/>
            <w:highlight w:val="white"/>
          </w:rPr>
          <w:delText>;</w:delText>
        </w:r>
        <w:r w:rsidR="00740254" w:rsidRPr="00D37B11" w:rsidDel="006F1746">
          <w:rPr>
            <w:color w:val="202124"/>
            <w:highlight w:val="white"/>
          </w:rPr>
          <w:delText xml:space="preserve"> Osterback et al. 2013)</w:delText>
        </w:r>
        <w:r w:rsidR="005C6890" w:rsidRPr="00D37B11" w:rsidDel="006F1746">
          <w:rPr>
            <w:color w:val="202124"/>
          </w:rPr>
          <w:delText>.</w:delText>
        </w:r>
      </w:del>
      <w:r w:rsidR="005C6890" w:rsidRPr="00D37B11">
        <w:rPr>
          <w:color w:val="202124"/>
        </w:rPr>
        <w:t xml:space="preserve"> </w:t>
      </w:r>
      <w:r w:rsidR="00E66FFD" w:rsidRPr="00D37B11">
        <w:rPr>
          <w:color w:val="202124"/>
        </w:rPr>
        <w:t xml:space="preserve">As a result, </w:t>
      </w:r>
      <w:r w:rsidR="00492709" w:rsidRPr="00D37B11">
        <w:t xml:space="preserve">smolts exhibit a variety of adaptations to </w:t>
      </w:r>
      <w:r w:rsidR="00AA53F7" w:rsidRPr="00D37B11">
        <w:t>presumably reduce predation risk</w:t>
      </w:r>
      <w:r w:rsidR="00492709" w:rsidRPr="00D37B11">
        <w:t xml:space="preserve">. </w:t>
      </w:r>
      <w:r w:rsidR="00CD345B" w:rsidRPr="00D37B11">
        <w:t xml:space="preserve">For instance, </w:t>
      </w:r>
      <w:r w:rsidR="00AA53F7" w:rsidRPr="00D37B11">
        <w:t xml:space="preserve">both </w:t>
      </w:r>
      <w:r w:rsidR="00A63F8E" w:rsidRPr="00D37B11">
        <w:t>Sockeye Salmon</w:t>
      </w:r>
      <w:r w:rsidR="00AA53F7" w:rsidRPr="00D37B11">
        <w:t xml:space="preserve"> </w:t>
      </w:r>
      <w:r w:rsidR="00AA53F7" w:rsidRPr="00D37B11">
        <w:rPr>
          <w:color w:val="202122"/>
        </w:rPr>
        <w:t>(</w:t>
      </w:r>
      <w:r w:rsidR="00AA53F7" w:rsidRPr="00D37B11">
        <w:rPr>
          <w:i/>
          <w:iCs/>
          <w:color w:val="202122"/>
        </w:rPr>
        <w:t>Oncorhynchus nerka</w:t>
      </w:r>
      <w:r w:rsidR="00AA53F7" w:rsidRPr="00D37B11">
        <w:rPr>
          <w:color w:val="202122"/>
        </w:rPr>
        <w:t xml:space="preserve">) </w:t>
      </w:r>
      <w:r w:rsidR="00665675" w:rsidRPr="00D37B11">
        <w:rPr>
          <w:color w:val="202122"/>
        </w:rPr>
        <w:t xml:space="preserve">and </w:t>
      </w:r>
      <w:r w:rsidR="002C32B2" w:rsidRPr="00D37B11">
        <w:rPr>
          <w:color w:val="202122"/>
          <w:highlight w:val="white"/>
        </w:rPr>
        <w:t xml:space="preserve">Atlantic </w:t>
      </w:r>
      <w:r w:rsidR="00861808" w:rsidRPr="00D37B11">
        <w:rPr>
          <w:color w:val="202122"/>
          <w:highlight w:val="white"/>
        </w:rPr>
        <w:t>Salmon (</w:t>
      </w:r>
      <w:r w:rsidR="00861808" w:rsidRPr="00D37B11">
        <w:rPr>
          <w:i/>
          <w:iCs/>
          <w:color w:val="202122"/>
          <w:highlight w:val="white"/>
        </w:rPr>
        <w:t>Salmo salar</w:t>
      </w:r>
      <w:r w:rsidR="00665675" w:rsidRPr="00D37B11">
        <w:rPr>
          <w:color w:val="202122"/>
          <w:highlight w:val="white"/>
        </w:rPr>
        <w:t>,</w:t>
      </w:r>
      <w:r w:rsidR="002C32B2" w:rsidRPr="00D37B11">
        <w:rPr>
          <w:color w:val="202122"/>
          <w:highlight w:val="white"/>
        </w:rPr>
        <w:t xml:space="preserve"> </w:t>
      </w:r>
      <w:r w:rsidR="00BC5A3D" w:rsidRPr="00D37B11">
        <w:rPr>
          <w:color w:val="202122"/>
          <w:highlight w:val="white"/>
        </w:rPr>
        <w:t>that also undertake seaward migrations</w:t>
      </w:r>
      <w:r w:rsidR="00665675" w:rsidRPr="00D37B11">
        <w:rPr>
          <w:color w:val="202122"/>
          <w:highlight w:val="white"/>
        </w:rPr>
        <w:t>)</w:t>
      </w:r>
      <w:r w:rsidR="00BC5A3D" w:rsidRPr="00D37B11">
        <w:rPr>
          <w:color w:val="202122"/>
          <w:highlight w:val="white"/>
        </w:rPr>
        <w:t xml:space="preserve"> </w:t>
      </w:r>
      <w:r w:rsidR="002C32B2" w:rsidRPr="00D37B11">
        <w:rPr>
          <w:color w:val="202122"/>
          <w:highlight w:val="white"/>
        </w:rPr>
        <w:t>smolts</w:t>
      </w:r>
      <w:r w:rsidR="00665675" w:rsidRPr="00D37B11">
        <w:rPr>
          <w:color w:val="202122"/>
          <w:highlight w:val="white"/>
        </w:rPr>
        <w:t xml:space="preserve"> migrate nocturnally</w:t>
      </w:r>
      <w:r w:rsidR="002C32B2" w:rsidRPr="00D37B11">
        <w:rPr>
          <w:color w:val="202122"/>
          <w:highlight w:val="white"/>
        </w:rPr>
        <w:t xml:space="preserve"> </w:t>
      </w:r>
      <w:r w:rsidR="004D4D52">
        <w:rPr>
          <w:color w:val="202122"/>
          <w:highlight w:val="white"/>
        </w:rPr>
        <w:fldChar w:fldCharType="begin"/>
      </w:r>
      <w:r w:rsidR="00FC3DBF">
        <w:rPr>
          <w:color w:val="202122"/>
          <w:highlight w:val="white"/>
        </w:rPr>
        <w:instrText xml:space="preserve"> ADDIN ZOTERO_ITEM CSL_CITATION {"citationID":"RFmCBP5p","properties":{"formattedCitation":"(Ibbotson et al. 2006, 2011; Clark et al. 2016; Furey et al. 2016a)","plainCitation":"(Ibbotson et al. 2006, 2011; Clark et al. 2016; Furey et al. 2016a)","noteIndex":0},"citationItems":[{"id":156,"uris":["http://zotero.org/users/6698527/items/4J5EDILN"],"uri":["http://zotero.org/users/6698527/items/4J5EDILN"],"itemData":{"id":156,"type":"article-journal","container-title":"Ecology of Freshwater Fish","DOI":"10.1111/j.1600-0633.2006.00194.x","ISSN":"0906-6691, 1600-0633","issue":"4","journalAbbreviation":"Ecol Freshwater Fish","language":"en","page":"544-551","source":"DOI.org (Crossref)","title":"Diel migration patterns of Atlantic salmon smolts with particular reference to the absence of crepuscular migration","volume":"15","author":[{"family":"Ibbotson","given":"A. T."},{"family":"Beaumont","given":"W. R. C."},{"family":"Pinder","given":"A."},{"family":"Welton","given":"S."},{"family":"Ladle","given":"M."}],"issued":{"date-parts":[["2006",12]]}}},{"id":155,"uris":["http://zotero.org/users/6698527/items/UBZ94JBA"],"uri":["http://zotero.org/users/6698527/items/UBZ94JBA"],"itemData":{"id":155,"type":"article-journal","container-title":"Environmental Biology of Fishes","DOI":"10.1007/s10641-011-9824-0","ISSN":"0378-1909, 1573-5133","issue":"2","journalAbbreviation":"Environ Biol Fish","language":"en","page":"151-157","source":"DOI.org (Crossref)","title":"A size-dependent migration strategy in Atlantic salmon smolts: Small smolts favour nocturnal migration","title-short":"A size-dependent migration strategy in Atlantic salmon smolts","volume":"92","author":[{"family":"Ibbotson","given":"Anton T."},{"family":"Beaumont","given":"William R. C."},{"family":"Pinder","given":"Adrian C."}],"issued":{"date-parts":[["2011",10]]}}},{"id":160,"uris":["http://zotero.org/users/6698527/items/VLWJVJEY"],"uri":["http://zotero.org/users/6698527/items/VLWJVJEY"],"itemData":{"id":160,"type":"article-journal","abstract":"Few estimates of migration rates or descriptions of behavior or survival exist for wild populations of out-­migrating Pacific salmon smolts from natal freshwater rearing areas to the ocean. Using acoustic transmitters and fixed receiver arrays across four years (2010–2013), we tracked the migration of &gt;1850 wild sockeye salmon (Oncorhynchus nerka) smolts from Chilko Lake, British Columbia, to the coastal Pacific Ocean (&gt;1000 km distance). Cumulative survival to the ocean ranged 3–10% among years, although this may be slightly underestimated due to technical limitations at the final receiver array. Distinct spatial patterns in both behavior and survival were observed through all years. In small, clear, upper-r­iver reaches, downstream migration largely occurred at night at speeds up to 50 km/d and coincided with poor survival. Among years, only 57–78% of smolts survived the first 80 km. Parallel laboratory experiments revealed excellent short-t­ erm survival and unhindered swimming performance of dummy-t­ agged smolts, suggesting that predators rather than tagging effects were responsible for the initial high mortality of acoustic-t­agged smolts. Migration speeds increased in the Fraser River mainstem (~220 km/d in some years), diel movement patterns ceased, and smolt survival generally exceeded 90% in this segment. Marine movement rates and survival were variable across years, with among-­year segment-­specific survival being the most variable and lowest (19–61%) during the final (and longest, 240 km) marine migration segment. Osmoregulatory preparedness was not expected to influence marine survival, as smolts could maintain normal levels of plasma chloride when experimentally exposed to saltwater (30 ppt) immediately upon commencing their migration from Chilko Lake. Transportation of smolts downstream generally increased survival to the farthest marine array. The act of tagging may have affected smolts in the marine environment in some years as dummy-­tagged fish had poorer survival than control fish when transitioned to saltwater in laboratory-b­ ased experiments. Current fisheries models for forecasting the number of adult sockeye returning to spawn have been inaccurate in recent years and generally do not incorporate juvenile or smolt survival information. Our results highlight significant potential for early migration conditions to influence adult recruitment.","container-title":"Ecological Applications","DOI":"10.1890/15-0632","ISSN":"10510761","issue":"4","journalAbbreviation":"Ecol Appl","language":"en","page":"959-978","source":"DOI.org (Crossref)","title":"Tracking wild sockeye salmon smolts to the ocean reveals distinct regions of nocturnal movement and high mortality","volume":"26","author":[{"family":"Clark","given":"Timothy D."},{"family":"Furey","given":"Nathan B."},{"family":"Rechisky","given":"Erin L."},{"family":"Gale","given":"Marika K."},{"family":"Jeffries","given":"Ken M."},{"family":"Porter","given":"Aswea D."},{"family":"Casselman","given":"Matthew T."},{"family":"Lotto","given":"Andrew G."},{"family":"Patterson","given":"David A."},{"family":"Cooke","given":"Steven J."},{"family":"Farrell","given":"Anthony P."},{"family":"Welch","given":"David W."},{"family":"Hinch","given":"Scott G."}],"issued":{"date-parts":[["2016",6]]}}},{"id":164,"uris":["http://zotero.org/users/6698527/items/CAN6JSWA"],"uri":["http://zotero.org/users/6698527/items/CAN6JSWA"],"itemData":{"id":164,"type":"article-journal","container-title":"Journal of Animal Ecology","DOI":"10.1111/1365-2656.12528","ISSN":"00218790","issue":"4","journalAbbreviation":"J Anim Ecol","language":"en","page":"948-959","source":"DOI.org (Crossref)","title":"Predator swamping reduces predation risk during nocturnal migration of juvenile salmon in a high-mortality landscape","volume":"85","author":[{"family":"Furey","given":"Nathan B."},{"family":"Hinch","given":"Scott G."},{"family":"Bass","given":"Arthur L."},{"family":"Middleton","given":"Collin T."},{"family":"Minke-Martin","given":"Vanessa"},{"family":"Lotto","given":"Andrew G."}],"editor":[{"family":"Chapman","given":"Jason"}],"issued":{"date-parts":[["2016",7]]}}}],"schema":"https://github.com/citation-style-language/schema/raw/master/csl-citation.json"} </w:instrText>
      </w:r>
      <w:r w:rsidR="004D4D52">
        <w:rPr>
          <w:color w:val="202122"/>
          <w:highlight w:val="white"/>
        </w:rPr>
        <w:fldChar w:fldCharType="separate"/>
      </w:r>
      <w:r w:rsidR="00D119AF">
        <w:rPr>
          <w:noProof/>
          <w:color w:val="202122"/>
          <w:highlight w:val="white"/>
        </w:rPr>
        <w:t>(Ibbotson et al. 2006, 2011; Clark et al. 2016; Furey et al. 2016a)</w:t>
      </w:r>
      <w:r w:rsidR="004D4D52">
        <w:rPr>
          <w:color w:val="202122"/>
          <w:highlight w:val="white"/>
        </w:rPr>
        <w:fldChar w:fldCharType="end"/>
      </w:r>
      <w:ins w:id="36" w:author="Matt Cheng" w:date="2022-01-18T22:50:00Z">
        <w:r w:rsidR="004D4D52">
          <w:rPr>
            <w:color w:val="202122"/>
            <w:highlight w:val="white"/>
          </w:rPr>
          <w:t>.</w:t>
        </w:r>
      </w:ins>
      <w:del w:id="37" w:author="Matt Cheng" w:date="2022-01-18T22:50:00Z">
        <w:r w:rsidR="002C32B2" w:rsidRPr="00D37B11" w:rsidDel="004D4D52">
          <w:rPr>
            <w:color w:val="202122"/>
            <w:highlight w:val="white"/>
          </w:rPr>
          <w:delText>(</w:delText>
        </w:r>
        <w:r w:rsidR="009E468F" w:rsidRPr="00D37B11" w:rsidDel="004D4D52">
          <w:rPr>
            <w:color w:val="202122"/>
            <w:highlight w:val="white"/>
          </w:rPr>
          <w:delText xml:space="preserve">Clark et al. 2016; Furey et al. 2016; </w:delText>
        </w:r>
        <w:r w:rsidR="002C32B2" w:rsidRPr="00D37B11" w:rsidDel="004D4D52">
          <w:rPr>
            <w:color w:val="202122"/>
            <w:highlight w:val="white"/>
          </w:rPr>
          <w:delText xml:space="preserve">Flávio et al. 2020; </w:delText>
        </w:r>
        <w:r w:rsidR="002C32B2" w:rsidRPr="00D37B11" w:rsidDel="004D4D52">
          <w:rPr>
            <w:color w:val="202124"/>
            <w:highlight w:val="white"/>
          </w:rPr>
          <w:delText>Ibbotson et al. 2006; Ibbotson et al. 2011)</w:delText>
        </w:r>
        <w:r w:rsidR="002C32B2" w:rsidRPr="00D37B11" w:rsidDel="004D4D52">
          <w:rPr>
            <w:color w:val="202122"/>
            <w:highlight w:val="white"/>
          </w:rPr>
          <w:delText>.</w:delText>
        </w:r>
      </w:del>
      <w:r w:rsidR="00BE04BC" w:rsidRPr="00D37B11">
        <w:rPr>
          <w:color w:val="202122"/>
        </w:rPr>
        <w:t xml:space="preserve"> Furthermore, smolts can synchronize their migrations to find safety in numbers or “swamp” predators </w:t>
      </w:r>
      <w:r w:rsidR="00884787">
        <w:rPr>
          <w:color w:val="202122"/>
        </w:rPr>
        <w:fldChar w:fldCharType="begin"/>
      </w:r>
      <w:r w:rsidR="00D264E5">
        <w:rPr>
          <w:color w:val="202122"/>
        </w:rPr>
        <w:instrText xml:space="preserve"> ADDIN ZOTERO_ITEM CSL_CITATION {"citationID":"Eh6snG4k","properties":{"formattedCitation":"(Furey et al. 2016a, 2021b)","plainCitation":"(Furey et al. 2016a, 2021b)","noteIndex":0},"citationItems":[{"id":164,"uris":["http://zotero.org/users/6698527/items/CAN6JSWA"],"uri":["http://zotero.org/users/6698527/items/CAN6JSWA"],"itemData":{"id":164,"type":"article-journal","container-title":"Journal of Animal Ecology","DOI":"10.1111/1365-2656.12528","ISSN":"00218790","issue":"4","journalAbbreviation":"J Anim Ecol","language":"en","page":"948-959","source":"DOI.org (Crossref)","title":"Predator swamping reduces predation risk during nocturnal migration of juvenile salmon in a high-mortality landscape","volume":"85","author":[{"family":"Furey","given":"Nathan B."},{"family":"Hinch","given":"Scott G."},{"family":"Bass","given":"Arthur L."},{"family":"Middleton","given":"Collin T."},{"family":"Minke-Martin","given":"Vanessa"},{"family":"Lotto","given":"Andrew G."}],"editor":[{"family":"Chapman","given":"Jason"}],"issued":{"date-parts":[["2016",7]]}}},{"id":165,"uris":["http://zotero.org/users/6698527/items/K6Q4HMUT"],"uri":["http://zotero.org/users/6698527/items/K6Q4HMUT"],"itemData":{"id":165,"type":"article-journal","abstract":"Migrations of juvenile salmon smolts are generally high-risk, with predation often implicated in reduced survival. In theory, smolts can maximise survival via depensation, or synchronising movements to swamp predators. Depensation, however, is difficult to assess in the wild. Accounting for depensation could also generate more realistic telemetry-based survival estimates for management. Here, we assess six years (2010–2014, 2016) of acoustic telemetry and outmigration density data for sockeye salmon (Oncorhynchus nerka) from Chilko Lake, British Columbia, Canada. Prevoiusly, depensation for this population wasassessed for a single year, but interannual consistency is not known. We found evidence of depensation in each year, although its strength varied. In addition, by integrating depensation with outmigration densities, annual population-level survival estimates in this initial (14-km) migratory segment increased by 0.02–0.24 relative to previously published estimates. However, when extending these survival rates from the first 14 km through the entire tracked migration (1,044 km), increases in estimates were small (~0.01). Potential conservation and management applications of depensation include implications for recovering imperiled populations and informing hatchery release strategies.","container-title":"Ecology of Freshwater Fish","DOI":"10.1111/eff.12556","ISSN":"0906-6691, 1600-0633","issue":"1","journalAbbreviation":"Ecol Freshw Fish","language":"en","page":"18-30","source":"DOI.org (Crossref)","title":"Migratory salmon smolts exhibit consistent interannual depensatory predator swamping: Effects on telemetry‐based survival estimates","title-short":"Migratory salmon smolts exhibit consistent interannual depensatory predator swamping","volume":"30","author":[{"family":"Furey","given":"Nathan B."},{"family":"Martins","given":"Eduardo G."},{"family":"Hinch","given":"Scott G."}],"issued":{"date-parts":[["2021",1]]}}}],"schema":"https://github.com/citation-style-language/schema/raw/master/csl-citation.json"} </w:instrText>
      </w:r>
      <w:r w:rsidR="00884787">
        <w:rPr>
          <w:color w:val="202122"/>
        </w:rPr>
        <w:fldChar w:fldCharType="separate"/>
      </w:r>
      <w:r w:rsidR="00D119AF">
        <w:rPr>
          <w:noProof/>
          <w:color w:val="202122"/>
        </w:rPr>
        <w:t>(Furey et al. 2016a, 2021b)</w:t>
      </w:r>
      <w:r w:rsidR="00884787">
        <w:rPr>
          <w:color w:val="202122"/>
        </w:rPr>
        <w:fldChar w:fldCharType="end"/>
      </w:r>
      <w:ins w:id="38" w:author="Matt Cheng" w:date="2022-01-18T22:51:00Z">
        <w:r w:rsidR="000D1863">
          <w:rPr>
            <w:color w:val="202122"/>
            <w:highlight w:val="white"/>
          </w:rPr>
          <w:t>.</w:t>
        </w:r>
      </w:ins>
      <w:del w:id="39" w:author="Matt Cheng" w:date="2022-01-18T22:51:00Z">
        <w:r w:rsidR="00F54FAF" w:rsidRPr="00D37B11" w:rsidDel="00884787">
          <w:rPr>
            <w:color w:val="202122"/>
            <w:highlight w:val="white"/>
          </w:rPr>
          <w:delText>(Furey et al. 2016a; Furey et al. 2021b).</w:delText>
        </w:r>
      </w:del>
      <w:r w:rsidR="002A1500" w:rsidRPr="00D37B11">
        <w:rPr>
          <w:color w:val="202122"/>
        </w:rPr>
        <w:t xml:space="preserve"> However, it</w:t>
      </w:r>
      <w:r w:rsidR="00C032B4">
        <w:rPr>
          <w:color w:val="202122"/>
        </w:rPr>
        <w:t xml:space="preserve"> i</w:t>
      </w:r>
      <w:r w:rsidR="002A1500" w:rsidRPr="00D37B11">
        <w:rPr>
          <w:color w:val="202122"/>
        </w:rPr>
        <w:t xml:space="preserve">s less studied how densities of migrating smolts could impact the foraging behavior of predators present. </w:t>
      </w:r>
    </w:p>
    <w:p w14:paraId="25AAB893" w14:textId="58CD0F98" w:rsidR="00AB7EA4" w:rsidRDefault="001B6364" w:rsidP="00CF128B">
      <w:pPr>
        <w:spacing w:line="480" w:lineRule="auto"/>
        <w:rPr>
          <w:color w:val="202122"/>
          <w:highlight w:val="white"/>
        </w:rPr>
      </w:pPr>
      <w:r w:rsidRPr="00D37B11">
        <w:rPr>
          <w:color w:val="202122"/>
        </w:rPr>
        <w:tab/>
      </w:r>
      <w:r w:rsidR="00276545" w:rsidRPr="00D37B11">
        <w:rPr>
          <w:color w:val="202122"/>
        </w:rPr>
        <w:t>Chilko Lake</w:t>
      </w:r>
      <w:r w:rsidR="002A1500" w:rsidRPr="00D37B11">
        <w:rPr>
          <w:color w:val="202122"/>
        </w:rPr>
        <w:t>, British Columbia, is home to one of</w:t>
      </w:r>
      <w:r w:rsidR="00276545" w:rsidRPr="00D37B11">
        <w:rPr>
          <w:color w:val="202122"/>
          <w:highlight w:val="white"/>
        </w:rPr>
        <w:t xml:space="preserve"> the largest populations of </w:t>
      </w:r>
      <w:r w:rsidR="00A63F8E" w:rsidRPr="00D37B11">
        <w:rPr>
          <w:color w:val="202122"/>
          <w:highlight w:val="white"/>
        </w:rPr>
        <w:t>Sockeye Salmon</w:t>
      </w:r>
      <w:r w:rsidR="00276545" w:rsidRPr="00D37B11">
        <w:rPr>
          <w:color w:val="202122"/>
          <w:highlight w:val="white"/>
        </w:rPr>
        <w:t xml:space="preserve"> in Canada, and </w:t>
      </w:r>
      <w:r w:rsidR="006C6E38" w:rsidRPr="00D37B11">
        <w:rPr>
          <w:color w:val="202122"/>
          <w:highlight w:val="white"/>
        </w:rPr>
        <w:t>consequently</w:t>
      </w:r>
      <w:r w:rsidR="0061456B" w:rsidRPr="00D37B11">
        <w:rPr>
          <w:color w:val="202122"/>
          <w:highlight w:val="white"/>
        </w:rPr>
        <w:t xml:space="preserve"> this population is</w:t>
      </w:r>
      <w:r w:rsidR="00B43B7C" w:rsidRPr="00D37B11">
        <w:rPr>
          <w:color w:val="202122"/>
          <w:highlight w:val="white"/>
        </w:rPr>
        <w:t xml:space="preserve"> intensively studied and is </w:t>
      </w:r>
      <w:r w:rsidR="0061456B" w:rsidRPr="00D37B11">
        <w:rPr>
          <w:color w:val="202122"/>
          <w:highlight w:val="white"/>
        </w:rPr>
        <w:t xml:space="preserve">used as an </w:t>
      </w:r>
      <w:r w:rsidR="0061456B" w:rsidRPr="00D37B11">
        <w:rPr>
          <w:color w:val="202122"/>
          <w:highlight w:val="white"/>
        </w:rPr>
        <w:lastRenderedPageBreak/>
        <w:t xml:space="preserve">indicator of </w:t>
      </w:r>
      <w:r w:rsidR="00A63F8E" w:rsidRPr="00D37B11">
        <w:rPr>
          <w:color w:val="202122"/>
          <w:highlight w:val="white"/>
        </w:rPr>
        <w:t>Sockeye Salmon</w:t>
      </w:r>
      <w:r w:rsidR="00276545" w:rsidRPr="00D37B11">
        <w:rPr>
          <w:color w:val="202122"/>
          <w:highlight w:val="white"/>
        </w:rPr>
        <w:t xml:space="preserve"> </w:t>
      </w:r>
      <w:r w:rsidR="0061456B" w:rsidRPr="00D37B11">
        <w:rPr>
          <w:color w:val="202122"/>
          <w:highlight w:val="white"/>
        </w:rPr>
        <w:t xml:space="preserve">for the entire Fraser River watershed </w:t>
      </w:r>
      <w:r w:rsidR="00C74F0F">
        <w:rPr>
          <w:color w:val="202122"/>
          <w:highlight w:val="white"/>
        </w:rPr>
        <w:fldChar w:fldCharType="begin"/>
      </w:r>
      <w:r w:rsidR="00C74F0F">
        <w:rPr>
          <w:color w:val="202122"/>
          <w:highlight w:val="white"/>
        </w:rPr>
        <w:instrText xml:space="preserve"> ADDIN ZOTERO_ITEM CSL_CITATION {"citationID":"PCMOqmMw","properties":{"formattedCitation":"(Bradford et al. 2000; Irvine and Akenhead 2013)","plainCitation":"(Bradford et al. 2000; Irvine and Akenhead 2013)","noteIndex":0},"citationItems":[{"id":152,"uris":["http://zotero.org/users/6698527/items/RTYY2PBT"],"uri":["http://zotero.org/users/6698527/items/RTYY2PBT"],"itemData":{"id":152,"type":"article-journal","abstract":"We evaluated the response of sockeye salmon Oncorhynchus nerka to a 5-year experimental fertilization of Chilko Lake, a large oligotrophic lake of the Fraser River, British Columbia watershed. To evaluate the effects of nutrient addition on smolt production, smolt size, and adult returns, we compared data from the treated years to 39 years of pretreatment data for Chilko Lake, as well as data from seven other untreated sockeye salmon populations that served as controls. By using the other populations to control for variation in survival outside of Chilko Lake, we found that the mean productivity (recruits per spawner) of fertilized broods was 73% higher than unfertilized broods, but the uncertainty surrounding this estimate was substantial: 90% conﬁdence interval ofϪ2% to 174%. Total phosphorus, primary productivity, and to a lesser extent, zooplankton biomass were greater during the fertilized years. Nutrient additions increased the mean size of age-1 smolts by 34% and that of age-2 smolts by 58%. We found a weak positive relation between the size of age-1 smolts leaving Chilko Lake and their subsequent survival. Thus fertilization appeared to increase adult production by improving the survival of smolts in the ocean.","container-title":"North American journal of fisheries management","journalAbbreviation":"N. Am. J. Fish. Manag.","language":"en","page":"661-671","source":"Zotero","title":"Biological Responses of Sockeye Salmon to the Fertilization of Chilko Lake, a Large Lake in the Interior of British Columbia","volume":"20","author":[{"family":"Bradford","given":"Michael J"},{"family":"Pyper","given":"Brian J"},{"family":"Shortreed","given":"Ken S"}],"issued":{"date-parts":[["2000",2]]}}},{"id":166,"uris":["http://zotero.org/users/6698527/items/28GQF9RQ"],"uri":["http://zotero.org/users/6698527/items/28GQF9RQ"],"itemData":{"id":166,"type":"article-journal","abstract":"Many populations of Sockeye Salmon Oncorhynchus nerka in the eastern North Paciﬁc Ocean experienced signiﬁcant productivity declines that began about 1990, but there is no consensus on the mechanisms responsible. To better understand Sockeye Salmon survival trends, we examined the 50-year time series for two age-classes of Sockeye Salmon smolts from Chilko Lake in central British Columbia. Arranging survival time series for both age-classes by ocean entry year and combining them, weighted by a proxy model of sampling variance, reduced the sampling variance in the original age-1 smolt survivals sufﬁciently to indicate a linear trend of increasing survival from 1960 to 1990 that suddenly changed at or near 1991 to a lower and declining trend from 1992 to 2008. Neither density nor mean length inﬂuenced smolt survival. Returns in a given year were not good predictors of siblings returning in subsequent years. Time spent at sea increased linearly beginning around 1970. Although smolt survivals differed between ecosystem regimes, there was only the one clear pattern break about 1991. To improve our understanding of mechanisms, survival trends were compared with environmental indices that included catches and hatchery releases of potentially competing salmon from around the North Paciﬁc Ocean. Smolt survivals were more similar to abundance indices of Sockeye Salmon, Chum Salmon O. keta, and Pink Salmon O. gorbuscha than to indices of global, regional, or local ocean climate. Our results are consistent with the hypothesis that salmon productivity in the North Paciﬁc declined soon after 1990. We present a simple model to illustrate how increased competition at sea, related to the release of large numbers of hatchery salmon, in conjunction with changes in ocean productivity, may have played a signiﬁcant role in improving Sockeye Salmon survivals while reducing their growth before 1991. After 1991, these factors may have acted to reduce survivals while the growth of survivors showed no effect.","container-title":"Marine and Coastal Fisheries","DOI":"10.1080/19425120.2013.831002","ISSN":"1942-5120","issue":"1","journalAbbreviation":"Marine and Coastal Fisheries","language":"en","page":"303-328","source":"DOI.org (Crossref)","title":"Understanding Smolt Survival Trends in Sockeye Salmon","volume":"5","author":[{"family":"Irvine","given":"James R."},{"family":"Akenhead","given":"Scott A."}],"issued":{"date-parts":[["2013",1]]}}}],"schema":"https://github.com/citation-style-language/schema/raw/master/csl-citation.json"} </w:instrText>
      </w:r>
      <w:r w:rsidR="00C74F0F">
        <w:rPr>
          <w:color w:val="202122"/>
          <w:highlight w:val="white"/>
        </w:rPr>
        <w:fldChar w:fldCharType="separate"/>
      </w:r>
      <w:r w:rsidR="00D119AF">
        <w:rPr>
          <w:noProof/>
          <w:color w:val="202122"/>
          <w:highlight w:val="white"/>
        </w:rPr>
        <w:t>(Bradford et al. 2000; Irvine and Akenhead 2013)</w:t>
      </w:r>
      <w:r w:rsidR="00C74F0F">
        <w:rPr>
          <w:color w:val="202122"/>
          <w:highlight w:val="white"/>
        </w:rPr>
        <w:fldChar w:fldCharType="end"/>
      </w:r>
      <w:ins w:id="40" w:author="Matt Cheng" w:date="2022-01-18T22:52:00Z">
        <w:r w:rsidR="00C74F0F">
          <w:rPr>
            <w:color w:val="202122"/>
            <w:highlight w:val="white"/>
          </w:rPr>
          <w:t>.</w:t>
        </w:r>
      </w:ins>
      <w:del w:id="41" w:author="Matt Cheng" w:date="2022-01-18T22:52:00Z">
        <w:r w:rsidR="00276545" w:rsidRPr="00D37B11" w:rsidDel="00C74F0F">
          <w:rPr>
            <w:color w:val="202122"/>
            <w:highlight w:val="white"/>
          </w:rPr>
          <w:delText>(Bradford et al. 2000; Irvine and Akenhead 2013).</w:delText>
        </w:r>
      </w:del>
      <w:r w:rsidR="00276545" w:rsidRPr="00D37B11">
        <w:rPr>
          <w:color w:val="202122"/>
          <w:highlight w:val="white"/>
        </w:rPr>
        <w:t xml:space="preserve"> </w:t>
      </w:r>
      <w:r w:rsidR="00D75EEE" w:rsidRPr="00D37B11">
        <w:rPr>
          <w:color w:val="202122"/>
          <w:highlight w:val="white"/>
        </w:rPr>
        <w:t>Each spring</w:t>
      </w:r>
      <w:r w:rsidR="008C6BA8" w:rsidRPr="00D37B11">
        <w:rPr>
          <w:color w:val="202122"/>
          <w:highlight w:val="white"/>
        </w:rPr>
        <w:t xml:space="preserve"> 10 - 40 million </w:t>
      </w:r>
      <w:r w:rsidR="00A63F8E" w:rsidRPr="00D37B11">
        <w:rPr>
          <w:color w:val="202122"/>
          <w:highlight w:val="white"/>
        </w:rPr>
        <w:t>Sockeye Salmon</w:t>
      </w:r>
      <w:r w:rsidR="00D75EEE" w:rsidRPr="00D37B11">
        <w:rPr>
          <w:color w:val="202122"/>
          <w:highlight w:val="white"/>
        </w:rPr>
        <w:t xml:space="preserve"> </w:t>
      </w:r>
      <w:r w:rsidR="008C6BA8" w:rsidRPr="00D37B11">
        <w:rPr>
          <w:color w:val="202122"/>
          <w:highlight w:val="white"/>
        </w:rPr>
        <w:t>smolts (~9</w:t>
      </w:r>
      <w:r w:rsidR="00D75EEE" w:rsidRPr="00D37B11">
        <w:rPr>
          <w:color w:val="202122"/>
          <w:highlight w:val="white"/>
        </w:rPr>
        <w:t>6</w:t>
      </w:r>
      <w:r w:rsidR="008C6BA8" w:rsidRPr="00D37B11">
        <w:rPr>
          <w:color w:val="202122"/>
          <w:highlight w:val="white"/>
        </w:rPr>
        <w:t xml:space="preserve">% age-1 smolts, </w:t>
      </w:r>
      <w:r w:rsidR="00D75EEE" w:rsidRPr="00D37B11">
        <w:rPr>
          <w:color w:val="202122"/>
          <w:highlight w:val="white"/>
        </w:rPr>
        <w:t>~4</w:t>
      </w:r>
      <w:r w:rsidR="008C6BA8" w:rsidRPr="00D37B11">
        <w:rPr>
          <w:color w:val="202122"/>
          <w:highlight w:val="white"/>
        </w:rPr>
        <w:t>% age-2 smolts;</w:t>
      </w:r>
      <w:del w:id="42" w:author="Matt Cheng" w:date="2022-01-18T22:52:00Z">
        <w:r w:rsidR="008C6BA8" w:rsidRPr="00D37B11" w:rsidDel="003C1427">
          <w:rPr>
            <w:color w:val="202122"/>
            <w:highlight w:val="white"/>
          </w:rPr>
          <w:delText xml:space="preserve"> </w:delText>
        </w:r>
      </w:del>
      <w:r w:rsidR="00A84EA2">
        <w:rPr>
          <w:color w:val="202122"/>
          <w:highlight w:val="white"/>
        </w:rPr>
        <w:fldChar w:fldCharType="begin"/>
      </w:r>
      <w:r w:rsidR="00CF128B">
        <w:rPr>
          <w:color w:val="202122"/>
          <w:highlight w:val="white"/>
        </w:rPr>
        <w:instrText xml:space="preserve"> ADDIN ZOTERO_ITEM CSL_CITATION {"citationID":"nKH5o58E","properties":{"formattedCitation":"(Irvine and Akenhead 2013)","plainCitation":"(Irvine and Akenhead 2013)","dontUpdate":true,"noteIndex":0},"citationItems":[{"id":166,"uris":["http://zotero.org/users/6698527/items/28GQF9RQ"],"uri":["http://zotero.org/users/6698527/items/28GQF9RQ"],"itemData":{"id":166,"type":"article-journal","abstract":"Many populations of Sockeye Salmon Oncorhynchus nerka in the eastern North Paciﬁc Ocean experienced signiﬁcant productivity declines that began about 1990, but there is no consensus on the mechanisms responsible. To better understand Sockeye Salmon survival trends, we examined the 50-year time series for two age-classes of Sockeye Salmon smolts from Chilko Lake in central British Columbia. Arranging survival time series for both age-classes by ocean entry year and combining them, weighted by a proxy model of sampling variance, reduced the sampling variance in the original age-1 smolt survivals sufﬁciently to indicate a linear trend of increasing survival from 1960 to 1990 that suddenly changed at or near 1991 to a lower and declining trend from 1992 to 2008. Neither density nor mean length inﬂuenced smolt survival. Returns in a given year were not good predictors of siblings returning in subsequent years. Time spent at sea increased linearly beginning around 1970. Although smolt survivals differed between ecosystem regimes, there was only the one clear pattern break about 1991. To improve our understanding of mechanisms, survival trends were compared with environmental indices that included catches and hatchery releases of potentially competing salmon from around the North Paciﬁc Ocean. Smolt survivals were more similar to abundance indices of Sockeye Salmon, Chum Salmon O. keta, and Pink Salmon O. gorbuscha than to indices of global, regional, or local ocean climate. Our results are consistent with the hypothesis that salmon productivity in the North Paciﬁc declined soon after 1990. We present a simple model to illustrate how increased competition at sea, related to the release of large numbers of hatchery salmon, in conjunction with changes in ocean productivity, may have played a signiﬁcant role in improving Sockeye Salmon survivals while reducing their growth before 1991. After 1991, these factors may have acted to reduce survivals while the growth of survivors showed no effect.","container-title":"Marine and Coastal Fisheries","DOI":"10.1080/19425120.2013.831002","ISSN":"1942-5120","issue":"1","journalAbbreviation":"Marine and Coastal Fisheries","language":"en","page":"303-328","source":"DOI.org (Crossref)","title":"Understanding Smolt Survival Trends in Sockeye Salmon","volume":"5","author":[{"family":"Irvine","given":"James R."},{"family":"Akenhead","given":"Scott A."}],"issued":{"date-parts":[["2013",1]]}}}],"schema":"https://github.com/citation-style-language/schema/raw/master/csl-citation.json"} </w:instrText>
      </w:r>
      <w:r w:rsidR="00A84EA2">
        <w:rPr>
          <w:color w:val="202122"/>
          <w:highlight w:val="white"/>
        </w:rPr>
        <w:fldChar w:fldCharType="separate"/>
      </w:r>
      <w:ins w:id="43" w:author="Matt Cheng" w:date="2022-01-18T22:52:00Z">
        <w:r w:rsidR="00A84EA2">
          <w:rPr>
            <w:noProof/>
            <w:color w:val="202122"/>
            <w:highlight w:val="white"/>
          </w:rPr>
          <w:t xml:space="preserve"> </w:t>
        </w:r>
      </w:ins>
      <w:del w:id="44" w:author="Matt Cheng" w:date="2022-01-18T22:52:00Z">
        <w:r w:rsidR="00A84EA2" w:rsidDel="00A84EA2">
          <w:rPr>
            <w:noProof/>
            <w:color w:val="202122"/>
            <w:highlight w:val="white"/>
          </w:rPr>
          <w:delText>(</w:delText>
        </w:r>
      </w:del>
      <w:r w:rsidR="00A84EA2">
        <w:rPr>
          <w:noProof/>
          <w:color w:val="202122"/>
          <w:highlight w:val="white"/>
        </w:rPr>
        <w:t>Irvine and Akenhead 2013)</w:t>
      </w:r>
      <w:r w:rsidR="00A84EA2">
        <w:rPr>
          <w:color w:val="202122"/>
          <w:highlight w:val="white"/>
        </w:rPr>
        <w:fldChar w:fldCharType="end"/>
      </w:r>
      <w:del w:id="45" w:author="Matt Cheng" w:date="2022-01-18T22:52:00Z">
        <w:r w:rsidR="008C6BA8" w:rsidRPr="00D37B11" w:rsidDel="003C1427">
          <w:rPr>
            <w:color w:val="202122"/>
            <w:highlight w:val="white"/>
          </w:rPr>
          <w:delText>Irvine and Akenhead 2013</w:delText>
        </w:r>
        <w:r w:rsidR="008C6BA8" w:rsidRPr="00D37B11" w:rsidDel="00A84EA2">
          <w:rPr>
            <w:color w:val="202122"/>
            <w:highlight w:val="white"/>
          </w:rPr>
          <w:delText>)</w:delText>
        </w:r>
      </w:del>
      <w:r w:rsidR="008C6BA8" w:rsidRPr="00D37B11">
        <w:rPr>
          <w:color w:val="202122"/>
          <w:highlight w:val="white"/>
        </w:rPr>
        <w:t xml:space="preserve"> </w:t>
      </w:r>
      <w:r w:rsidR="00D75EEE" w:rsidRPr="00D37B11">
        <w:rPr>
          <w:color w:val="202122"/>
          <w:highlight w:val="white"/>
        </w:rPr>
        <w:t>e</w:t>
      </w:r>
      <w:r w:rsidR="008C6BA8" w:rsidRPr="00D37B11">
        <w:rPr>
          <w:color w:val="202122"/>
          <w:highlight w:val="white"/>
        </w:rPr>
        <w:t xml:space="preserve">migrate from the lake </w:t>
      </w:r>
      <w:r w:rsidR="00D75EEE" w:rsidRPr="00D37B11">
        <w:rPr>
          <w:color w:val="202122"/>
          <w:highlight w:val="white"/>
        </w:rPr>
        <w:t>towards</w:t>
      </w:r>
      <w:r w:rsidR="008C6BA8" w:rsidRPr="00D37B11">
        <w:rPr>
          <w:color w:val="202122"/>
          <w:highlight w:val="white"/>
        </w:rPr>
        <w:t xml:space="preserve"> the ocean</w:t>
      </w:r>
      <w:r w:rsidR="00401DFD" w:rsidRPr="00D37B11">
        <w:rPr>
          <w:color w:val="202122"/>
          <w:highlight w:val="white"/>
        </w:rPr>
        <w:t xml:space="preserve">. </w:t>
      </w:r>
      <w:r w:rsidR="00C032B4">
        <w:rPr>
          <w:color w:val="202122"/>
          <w:highlight w:val="white"/>
        </w:rPr>
        <w:t>Acoustic</w:t>
      </w:r>
      <w:r w:rsidR="00C032B4" w:rsidRPr="00D37B11">
        <w:rPr>
          <w:color w:val="202122"/>
          <w:highlight w:val="white"/>
        </w:rPr>
        <w:t xml:space="preserve"> </w:t>
      </w:r>
      <w:r w:rsidR="00273DE3" w:rsidRPr="00D37B11">
        <w:rPr>
          <w:color w:val="202122"/>
          <w:highlight w:val="white"/>
        </w:rPr>
        <w:t>telemetry</w:t>
      </w:r>
      <w:r w:rsidR="00C032B4">
        <w:rPr>
          <w:color w:val="202122"/>
          <w:highlight w:val="white"/>
        </w:rPr>
        <w:t xml:space="preserve"> revealed</w:t>
      </w:r>
      <w:r w:rsidR="00273DE3" w:rsidRPr="00D37B11">
        <w:rPr>
          <w:color w:val="202122"/>
          <w:highlight w:val="white"/>
        </w:rPr>
        <w:t xml:space="preserve"> the initial migratory corridor, the clear, slow-moving, and pristine waters of the Chilko River, </w:t>
      </w:r>
      <w:r w:rsidR="00C032B4">
        <w:rPr>
          <w:color w:val="202122"/>
          <w:highlight w:val="white"/>
        </w:rPr>
        <w:t>as</w:t>
      </w:r>
      <w:r w:rsidR="00C032B4" w:rsidRPr="00D37B11">
        <w:rPr>
          <w:color w:val="202122"/>
          <w:highlight w:val="white"/>
        </w:rPr>
        <w:t xml:space="preserve"> </w:t>
      </w:r>
      <w:r w:rsidR="00273DE3" w:rsidRPr="00D37B11">
        <w:rPr>
          <w:color w:val="202122"/>
          <w:highlight w:val="white"/>
        </w:rPr>
        <w:t xml:space="preserve">high-risk relative to the turbid waters downstream, including the Fraser River </w:t>
      </w:r>
      <w:r w:rsidR="00CF128B">
        <w:rPr>
          <w:color w:val="202122"/>
          <w:highlight w:val="white"/>
        </w:rPr>
        <w:fldChar w:fldCharType="begin"/>
      </w:r>
      <w:r w:rsidR="00CF128B">
        <w:rPr>
          <w:color w:val="202122"/>
          <w:highlight w:val="white"/>
        </w:rPr>
        <w:instrText xml:space="preserve"> ADDIN ZOTERO_ITEM CSL_CITATION {"citationID":"YQArqG52","properties":{"formattedCitation":"(Clark et al. 2016; Rechisky et al. 2019)","plainCitation":"(Clark et al. 2016; Rechisky et al. 2019)","noteIndex":0},"citationItems":[{"id":160,"uris":["http://zotero.org/users/6698527/items/VLWJVJEY"],"uri":["http://zotero.org/users/6698527/items/VLWJVJEY"],"itemData":{"id":160,"type":"article-journal","abstract":"Few estimates of migration rates or descriptions of behavior or survival exist for wild populations of out-­migrating Pacific salmon smolts from natal freshwater rearing areas to the ocean. Using acoustic transmitters and fixed receiver arrays across four years (2010–2013), we tracked the migration of &gt;1850 wild sockeye salmon (Oncorhynchus nerka) smolts from Chilko Lake, British Columbia, to the coastal Pacific Ocean (&gt;1000 km distance). Cumulative survival to the ocean ranged 3–10% among years, although this may be slightly underestimated due to technical limitations at the final receiver array. Distinct spatial patterns in both behavior and survival were observed through all years. In small, clear, upper-r­iver reaches, downstream migration largely occurred at night at speeds up to 50 km/d and coincided with poor survival. Among years, only 57–78% of smolts survived the first 80 km. Parallel laboratory experiments revealed excellent short-t­ erm survival and unhindered swimming performance of dummy-t­ agged smolts, suggesting that predators rather than tagging effects were responsible for the initial high mortality of acoustic-t­agged smolts. Migration speeds increased in the Fraser River mainstem (~220 km/d in some years), diel movement patterns ceased, and smolt survival generally exceeded 90% in this segment. Marine movement rates and survival were variable across years, with among-­year segment-­specific survival being the most variable and lowest (19–61%) during the final (and longest, 240 km) marine migration segment. Osmoregulatory preparedness was not expected to influence marine survival, as smolts could maintain normal levels of plasma chloride when experimentally exposed to saltwater (30 ppt) immediately upon commencing their migration from Chilko Lake. Transportation of smolts downstream generally increased survival to the farthest marine array. The act of tagging may have affected smolts in the marine environment in some years as dummy-­tagged fish had poorer survival than control fish when transitioned to saltwater in laboratory-b­ ased experiments. Current fisheries models for forecasting the number of adult sockeye returning to spawn have been inaccurate in recent years and generally do not incorporate juvenile or smolt survival information. Our results highlight significant potential for early migration conditions to influence adult recruitment.","container-title":"Ecological Applications","DOI":"10.1890/15-0632","ISSN":"10510761","issue":"4","journalAbbreviation":"Ecol Appl","language":"en","page":"959-978","source":"DOI.org (Crossref)","title":"Tracking wild sockeye salmon smolts to the ocean reveals distinct regions of nocturnal movement and high mortality","volume":"26","author":[{"family":"Clark","given":"Timothy D."},{"family":"Furey","given":"Nathan B."},{"family":"Rechisky","given":"Erin L."},{"family":"Gale","given":"Marika K."},{"family":"Jeffries","given":"Ken M."},{"family":"Porter","given":"Aswea D."},{"family":"Casselman","given":"Matthew T."},{"family":"Lotto","given":"Andrew G."},{"family":"Patterson","given":"David A."},{"family":"Cooke","given":"Steven J."},{"family":"Farrell","given":"Anthony P."},{"family":"Welch","given":"David W."},{"family":"Hinch","given":"Scott G."}],"issued":{"date-parts":[["2016",6]]}}},{"id":1126,"uris":["http://zotero.org/users/6698527/items/HYYRPYGE"],"uri":["http://zotero.org/users/6698527/items/HYYRPYGE"],"itemData":{"id":1126,"type":"article-journal","abstract":"We used acoustic telemetry to investigate survival of age-2 sockeye salmon (Oncorhynchus nerka) as they emigrated from Chilko Lake, British Columbia, Canada, to northeastern Vancouver Island (NEVI) from 2010 to 2014. We built on our previously reported results by including an additional year of data and by converting survival estimates into rates (distance and time) to compare across disproportionate habitats. We also reﬁned our survival estimates by including individual covariates in our survival models and by re-investigating the detection efﬁciency of the ﬁnal detection site. There was a tag burden effect in 2012 and a body size effect in 2013. Excluding 2010, survival during the 35- to 47-day migration to NEVI (range of annual mean travel time; 1044 km) ranged between 8% and 14%. Weekly survival rate (S·week−1) during downstream migration to the Fraser River estuary, through the central Strait of Georgia (CSOG), and NEVI was 25%–46%, 75%–90%, and 34%–64%, respectively. In addition to marked losses in freshwater tributaries, sockeye also experienced high losses north of the CSOG consistent with earlier results for Cultus Lake sockeye.","container-title":"Canadian Journal of Fisheries and Aquatic Sciences","DOI":"10.1139/cjfas-2017-0425","ISSN":"0706-652X, 1205-7533","issue":"1","journalAbbreviation":"Can. J. Fish. Aquat. Sci.","language":"en","page":"136-152","source":"DOI.org (Crossref)","title":"Quantifying survival of age-2 Chilko Lake sockeye salmon during the first 50 days of migration","volume":"76","author":[{"family":"Rechisky","given":"Erin L."},{"family":"Porter","given":"Aswea D."},{"family":"Clark","given":"Timothy D."},{"family":"Furey","given":"Nathan B."},{"family":"Gale","given":"Marika Kirstin"},{"family":"Hinch","given":"Scott G."},{"family":"Welch","given":"David W."}],"issued":{"date-parts":[["2019",1]]}}}],"schema":"https://github.com/citation-style-language/schema/raw/master/csl-citation.json"} </w:instrText>
      </w:r>
      <w:r w:rsidR="00CF128B">
        <w:rPr>
          <w:color w:val="202122"/>
          <w:highlight w:val="white"/>
        </w:rPr>
        <w:fldChar w:fldCharType="separate"/>
      </w:r>
      <w:r w:rsidR="00D119AF">
        <w:rPr>
          <w:noProof/>
          <w:color w:val="202122"/>
          <w:highlight w:val="white"/>
        </w:rPr>
        <w:t>(Clark et al. 2016; Rechisky et al. 2019)</w:t>
      </w:r>
      <w:r w:rsidR="00CF128B">
        <w:rPr>
          <w:color w:val="202122"/>
          <w:highlight w:val="white"/>
        </w:rPr>
        <w:fldChar w:fldCharType="end"/>
      </w:r>
      <w:r w:rsidR="00CF128B">
        <w:rPr>
          <w:color w:val="202122"/>
          <w:highlight w:val="white"/>
        </w:rPr>
        <w:t>.</w:t>
      </w:r>
      <w:r w:rsidR="00273DE3" w:rsidRPr="00D37B11">
        <w:rPr>
          <w:color w:val="202122"/>
          <w:highlight w:val="white"/>
        </w:rPr>
        <w:t xml:space="preserve"> </w:t>
      </w:r>
      <w:r w:rsidR="007E772D">
        <w:rPr>
          <w:color w:val="202122"/>
          <w:highlight w:val="white"/>
        </w:rPr>
        <w:t xml:space="preserve">Native </w:t>
      </w:r>
      <w:r w:rsidR="005741C5" w:rsidRPr="00D37B11">
        <w:rPr>
          <w:color w:val="202122"/>
          <w:highlight w:val="white"/>
        </w:rPr>
        <w:t xml:space="preserve">Bull Trout </w:t>
      </w:r>
      <w:r w:rsidR="00273DE3" w:rsidRPr="00D37B11">
        <w:rPr>
          <w:color w:val="202122"/>
          <w:highlight w:val="white"/>
        </w:rPr>
        <w:t>(</w:t>
      </w:r>
      <w:r w:rsidR="00273DE3" w:rsidRPr="00D37B11">
        <w:rPr>
          <w:i/>
          <w:color w:val="202122"/>
          <w:highlight w:val="white"/>
        </w:rPr>
        <w:t>Salvelinus confluentus</w:t>
      </w:r>
      <w:r w:rsidR="00273DE3" w:rsidRPr="00D37B11">
        <w:rPr>
          <w:color w:val="202122"/>
          <w:highlight w:val="white"/>
        </w:rPr>
        <w:t>)</w:t>
      </w:r>
      <w:r w:rsidR="007F6A28" w:rsidRPr="00D37B11">
        <w:rPr>
          <w:color w:val="202122"/>
          <w:highlight w:val="white"/>
        </w:rPr>
        <w:t xml:space="preserve"> </w:t>
      </w:r>
      <w:r w:rsidR="00273DE3" w:rsidRPr="00D37B11">
        <w:rPr>
          <w:iCs/>
          <w:color w:val="202122"/>
          <w:highlight w:val="white"/>
        </w:rPr>
        <w:t xml:space="preserve">exploit the </w:t>
      </w:r>
      <w:r w:rsidR="00A63F8E" w:rsidRPr="00D37B11">
        <w:rPr>
          <w:iCs/>
          <w:color w:val="202122"/>
          <w:highlight w:val="white"/>
        </w:rPr>
        <w:t>Sockeye Salmon</w:t>
      </w:r>
      <w:r w:rsidR="00273DE3" w:rsidRPr="00D37B11">
        <w:rPr>
          <w:iCs/>
          <w:color w:val="202122"/>
          <w:highlight w:val="white"/>
        </w:rPr>
        <w:t xml:space="preserve"> smolt migrations</w:t>
      </w:r>
      <w:r w:rsidR="002A1ED9" w:rsidRPr="00D37B11">
        <w:rPr>
          <w:iCs/>
          <w:color w:val="202122"/>
          <w:highlight w:val="white"/>
        </w:rPr>
        <w:t>,</w:t>
      </w:r>
      <w:r w:rsidR="001D4536" w:rsidRPr="00D37B11">
        <w:rPr>
          <w:color w:val="202122"/>
          <w:highlight w:val="white"/>
        </w:rPr>
        <w:t xml:space="preserve"> feed</w:t>
      </w:r>
      <w:r w:rsidR="00273DE3" w:rsidRPr="00D37B11">
        <w:rPr>
          <w:color w:val="202122"/>
          <w:highlight w:val="white"/>
        </w:rPr>
        <w:t>ing</w:t>
      </w:r>
      <w:r w:rsidR="002A1ED9" w:rsidRPr="00D37B11">
        <w:rPr>
          <w:color w:val="202122"/>
          <w:highlight w:val="white"/>
        </w:rPr>
        <w:t xml:space="preserve"> extensively</w:t>
      </w:r>
      <w:r w:rsidR="001D4536" w:rsidRPr="00D37B11">
        <w:rPr>
          <w:color w:val="202122"/>
          <w:highlight w:val="white"/>
        </w:rPr>
        <w:t xml:space="preserve"> </w:t>
      </w:r>
      <w:r w:rsidR="001A28BA" w:rsidRPr="00D37B11">
        <w:rPr>
          <w:color w:val="202122"/>
          <w:highlight w:val="white"/>
        </w:rPr>
        <w:t xml:space="preserve">on </w:t>
      </w:r>
      <w:r w:rsidR="001D4536" w:rsidRPr="00D37B11">
        <w:rPr>
          <w:color w:val="202122"/>
          <w:highlight w:val="white"/>
        </w:rPr>
        <w:t xml:space="preserve">migrating </w:t>
      </w:r>
      <w:r w:rsidR="00A63F8E" w:rsidRPr="00D37B11">
        <w:rPr>
          <w:color w:val="202122"/>
          <w:highlight w:val="white"/>
        </w:rPr>
        <w:t>Sockeye Salmon</w:t>
      </w:r>
      <w:r w:rsidR="0008415A" w:rsidRPr="00D37B11">
        <w:rPr>
          <w:color w:val="202122"/>
          <w:highlight w:val="white"/>
        </w:rPr>
        <w:t xml:space="preserve"> </w:t>
      </w:r>
      <w:r w:rsidR="001A28BA" w:rsidRPr="00D37B11">
        <w:rPr>
          <w:color w:val="202122"/>
          <w:highlight w:val="white"/>
        </w:rPr>
        <w:t xml:space="preserve">smolts </w:t>
      </w:r>
      <w:r w:rsidR="00D12916" w:rsidRPr="00D37B11">
        <w:rPr>
          <w:color w:val="202122"/>
          <w:highlight w:val="white"/>
        </w:rPr>
        <w:t xml:space="preserve">near the Chilko Lake outlet </w:t>
      </w:r>
      <w:r w:rsidR="00FC3DBF">
        <w:rPr>
          <w:color w:val="202122"/>
          <w:highlight w:val="white"/>
        </w:rPr>
        <w:fldChar w:fldCharType="begin"/>
      </w:r>
      <w:r w:rsidR="00FC3DBF">
        <w:rPr>
          <w:color w:val="202122"/>
          <w:highlight w:val="white"/>
        </w:rPr>
        <w:instrText xml:space="preserve"> ADDIN ZOTERO_ITEM CSL_CITATION {"citationID":"C7olqm33","properties":{"formattedCitation":"(Furey et al. 2015)","plainCitation":"(Furey et al. 2015)","noteIndex":0},"citationItems":[{"id":131,"uris":["http://zotero.org/users/6698527/items/AZYDLQPJ"],"uri":["http://zotero.org/users/6698527/items/AZYDLQPJ"],"itemData":{"id":131,"type":"article-journal","container-title":"Journal of Fish Biology","DOI":"10.1111/jfb.12567","ISSN":"00221112","issue":"1","journalAbbreviation":"J Fish Biol","language":"en","page":"392-401","source":"DOI.org (Crossref)","title":"Extensive feeding on sockeye salmon Oncorhynchus nerka smolts by bull trout Salvelinus confluentus during initial outmigration into a small, unregulated and inland British Columbia river: binge feeding on smolts by s. confluentus","title-short":"Extensive feeding on sockeye salmon &lt;i&gt;Oncorhynchus nerka&lt;/i&gt; smolts by bull trout &lt;i&gt;Salvelinus confluentus&lt;/i&gt; during initial outmigration into a small, unregulated and inland British Columbia river","volume":"86","author":[{"family":"Furey","given":"N. B."},{"family":"Hinch","given":"S. G."},{"family":"Lotto","given":"A. G."},{"family":"Beauchamp","given":"D. A."}],"issued":{"date-parts":[["2015",1]]}}}],"schema":"https://github.com/citation-style-language/schema/raw/master/csl-citation.json"} </w:instrText>
      </w:r>
      <w:r w:rsidR="00FC3DBF">
        <w:rPr>
          <w:color w:val="202122"/>
          <w:highlight w:val="white"/>
        </w:rPr>
        <w:fldChar w:fldCharType="separate"/>
      </w:r>
      <w:r w:rsidR="00D119AF">
        <w:rPr>
          <w:noProof/>
          <w:color w:val="202122"/>
          <w:highlight w:val="white"/>
        </w:rPr>
        <w:t>(Furey et al. 2015)</w:t>
      </w:r>
      <w:r w:rsidR="00FC3DBF">
        <w:rPr>
          <w:color w:val="202122"/>
          <w:highlight w:val="white"/>
        </w:rPr>
        <w:fldChar w:fldCharType="end"/>
      </w:r>
      <w:r w:rsidR="00FC3DBF">
        <w:rPr>
          <w:color w:val="202122"/>
          <w:highlight w:val="white"/>
        </w:rPr>
        <w:t xml:space="preserve"> </w:t>
      </w:r>
      <w:r w:rsidR="007E772D">
        <w:rPr>
          <w:color w:val="202122"/>
          <w:highlight w:val="white"/>
        </w:rPr>
        <w:t xml:space="preserve">at high rates </w:t>
      </w:r>
      <w:r w:rsidR="00FC3DBF">
        <w:rPr>
          <w:color w:val="202122"/>
          <w:highlight w:val="white"/>
        </w:rPr>
        <w:fldChar w:fldCharType="begin"/>
      </w:r>
      <w:r w:rsidR="00FC3DBF">
        <w:rPr>
          <w:color w:val="202122"/>
          <w:highlight w:val="white"/>
        </w:rPr>
        <w:instrText xml:space="preserve"> ADDIN ZOTERO_ITEM CSL_CITATION {"citationID":"39BxN2Os","properties":{"formattedCitation":"(Furey et al. 2016b)","plainCitation":"(Furey et al. 2016b)","noteIndex":0},"citationItems":[{"id":163,"uris":["http://zotero.org/users/6698527/items/USRWNGM6"],"uri":["http://zotero.org/users/6698527/items/USRWNGM6"],"itemData":{"id":163,"type":"article-journal","container-title":"Journal of Animal Ecology","DOI":"10.1111/1365-2656.12565","ISSN":"00218790","issue":"5","journalAbbreviation":"J Anim Ecol","language":"en","page":"1307-1317","source":"DOI.org (Crossref)","title":"Piscivorous fish exhibit temperature-influenced binge feeding during an annual prey pulse","volume":"85","author":[{"family":"Furey","given":"Nathan B."},{"family":"Hinch","given":"Scott G."},{"family":"Mesa","given":"Matthew G."},{"family":"Beauchamp","given":"David A."}],"editor":[{"family":"Griffen","given":"Blaine"}],"issued":{"date-parts":[["2016",9]]}}}],"schema":"https://github.com/citation-style-language/schema/raw/master/csl-citation.json"} </w:instrText>
      </w:r>
      <w:r w:rsidR="00FC3DBF">
        <w:rPr>
          <w:color w:val="202122"/>
          <w:highlight w:val="white"/>
        </w:rPr>
        <w:fldChar w:fldCharType="separate"/>
      </w:r>
      <w:r w:rsidR="00D119AF">
        <w:rPr>
          <w:noProof/>
          <w:color w:val="202122"/>
          <w:highlight w:val="white"/>
        </w:rPr>
        <w:t>(Furey et al. 2016b)</w:t>
      </w:r>
      <w:r w:rsidR="00FC3DBF">
        <w:rPr>
          <w:color w:val="202122"/>
          <w:highlight w:val="white"/>
        </w:rPr>
        <w:fldChar w:fldCharType="end"/>
      </w:r>
      <w:r w:rsidR="00FC3DBF">
        <w:rPr>
          <w:color w:val="202122"/>
          <w:highlight w:val="white"/>
        </w:rPr>
        <w:t xml:space="preserve"> </w:t>
      </w:r>
      <w:r w:rsidR="00A93E88" w:rsidRPr="00D37B11">
        <w:rPr>
          <w:color w:val="202122"/>
          <w:highlight w:val="white"/>
        </w:rPr>
        <w:t xml:space="preserve">and </w:t>
      </w:r>
      <w:r w:rsidR="00720A0A" w:rsidRPr="00D37B11">
        <w:rPr>
          <w:color w:val="202122"/>
          <w:highlight w:val="white"/>
        </w:rPr>
        <w:t xml:space="preserve">appear to </w:t>
      </w:r>
      <w:r w:rsidR="00D40552" w:rsidRPr="00D37B11">
        <w:rPr>
          <w:color w:val="202122"/>
          <w:highlight w:val="white"/>
        </w:rPr>
        <w:t xml:space="preserve">synchronize their </w:t>
      </w:r>
      <w:r w:rsidR="003567AA" w:rsidRPr="00D37B11">
        <w:rPr>
          <w:color w:val="202122"/>
          <w:highlight w:val="white"/>
        </w:rPr>
        <w:t>movements</w:t>
      </w:r>
      <w:r w:rsidR="00D40552" w:rsidRPr="00D37B11">
        <w:rPr>
          <w:color w:val="202122"/>
          <w:highlight w:val="white"/>
        </w:rPr>
        <w:t xml:space="preserve"> with the timing of the </w:t>
      </w:r>
      <w:r w:rsidR="00A63F8E" w:rsidRPr="00D37B11">
        <w:rPr>
          <w:color w:val="202122"/>
          <w:highlight w:val="white"/>
        </w:rPr>
        <w:t>Sockeye Salmon</w:t>
      </w:r>
      <w:r w:rsidR="00257D33" w:rsidRPr="00D37B11">
        <w:rPr>
          <w:color w:val="202122"/>
          <w:highlight w:val="white"/>
        </w:rPr>
        <w:t xml:space="preserve"> </w:t>
      </w:r>
      <w:r w:rsidR="007A5955" w:rsidRPr="00D37B11">
        <w:rPr>
          <w:color w:val="202122"/>
          <w:highlight w:val="white"/>
        </w:rPr>
        <w:t xml:space="preserve">smolt </w:t>
      </w:r>
      <w:r w:rsidR="00D40552" w:rsidRPr="00D37B11">
        <w:rPr>
          <w:color w:val="202122"/>
          <w:highlight w:val="white"/>
        </w:rPr>
        <w:t>out-migration period</w:t>
      </w:r>
      <w:r w:rsidR="00D90AD5">
        <w:rPr>
          <w:color w:val="202122"/>
          <w:highlight w:val="white"/>
        </w:rPr>
        <w:t xml:space="preserve"> </w:t>
      </w:r>
      <w:r w:rsidR="00F65F13">
        <w:rPr>
          <w:color w:val="202122"/>
          <w:highlight w:val="white"/>
        </w:rPr>
        <w:fldChar w:fldCharType="begin"/>
      </w:r>
      <w:r w:rsidR="00F65F13">
        <w:rPr>
          <w:color w:val="202122"/>
          <w:highlight w:val="white"/>
        </w:rPr>
        <w:instrText xml:space="preserve"> ADDIN ZOTERO_ITEM CSL_CITATION {"citationID":"t6zT8TLL","properties":{"formattedCitation":"(Furey and Hinch 2017)","plainCitation":"(Furey and Hinch 2017)","noteIndex":0},"citationItems":[{"id":162,"uris":["http://zotero.org/users/6698527/items/9WT59K97"],"uri":["http://zotero.org/users/6698527/items/9WT59K97"],"itemData":{"id":162,"type":"article-journal","abstract":"Resource pulses provide consumers with opportunities to feed at high rates. The spawning and die-off of semelparous Paciﬁc salmon provide consumers with feeding opportunities that contribute substantially to annual energy budgets. The life history of Paciﬁc salmon also includes the downstream migration of smolts, which could provide similar opportunities for consumers to exploit. We tracked seasonal movements of adult Bull Trout Salvelinus conﬂuentus in and out of the Chilko Lake–River outlet in interior British Columbia, which is characterized by a large Sockeye Salmon Oncorhynchus nerka population. Use of the outlet, lake, and river habitats were compared with the timing of out-migrations of Sockeye Salmon smolt and the spawning events of Sockeye Salmon, Chinook Salmon O. tshawytscha, and Coho Salmon O. kisutch. Bull Trout activity and residency in the outlet increased during the spring Sockeye Salmon smolt out-migration, and 40% of Bull Trout were found to return to the outlet in successive years. During Sockeye Salmon spawning, Bull Trout residency was increased in the river where most Sockeye Salmon spawning occurs. Therefore, Bull Trout may exploit both life history events, although direct consumption of eggs was not observed. Spawning by Chinook Salmon and Coho Salmon in the river did not appear to attract Bull Trout; Bull Trout residency increased in the lake (where spawning does not occur) during these times. Bull Trout residency in the lake also increased when outlet water temperatures were &gt;16°C, and thus the lake may provide thermal refuge when river temperatures are above optima for this coldwater char. This research demonstrates that movements of aquatic consumers can depend upon smolt out-migrations, and such movements can allow exploitation of multiple pulses that are seasonally distinct. These results also highlight the ecological signiﬁcance of Paciﬁc salmon for consumers in freshwater systems.","container-title":"Transactions of the American Fisheries Society","DOI":"10.1080/00028487.2017.1285353","ISSN":"0002-8487, 1548-8659","issue":"3","journalAbbreviation":"Transactions of the American Fisheries Society","language":"en","page":"450-461","source":"DOI.org (Crossref)","title":"Bull Trout Movements Match the Life History of Sockeye Salmon: Consumers Can Exploit Seasonally Distinct Resource Pulses","title-short":"Bull Trout Movements Match the Life History of Sockeye Salmon","volume":"146","author":[{"family":"Furey","given":"N. B."},{"family":"Hinch","given":"S. G."}],"issued":{"date-parts":[["2017",5,4]]}}}],"schema":"https://github.com/citation-style-language/schema/raw/master/csl-citation.json"} </w:instrText>
      </w:r>
      <w:r w:rsidR="00F65F13">
        <w:rPr>
          <w:color w:val="202122"/>
          <w:highlight w:val="white"/>
        </w:rPr>
        <w:fldChar w:fldCharType="separate"/>
      </w:r>
      <w:r w:rsidR="00D119AF">
        <w:rPr>
          <w:noProof/>
          <w:color w:val="202122"/>
          <w:highlight w:val="white"/>
        </w:rPr>
        <w:t>(Furey and Hinch 2017)</w:t>
      </w:r>
      <w:r w:rsidR="00F65F13">
        <w:rPr>
          <w:color w:val="202122"/>
          <w:highlight w:val="white"/>
        </w:rPr>
        <w:fldChar w:fldCharType="end"/>
      </w:r>
      <w:r w:rsidR="00D90AD5">
        <w:rPr>
          <w:color w:val="202122"/>
          <w:highlight w:val="white"/>
        </w:rPr>
        <w:t>.</w:t>
      </w:r>
      <w:r w:rsidR="00F65F13">
        <w:rPr>
          <w:color w:val="202122"/>
          <w:highlight w:val="white"/>
        </w:rPr>
        <w:t xml:space="preserve"> </w:t>
      </w:r>
      <w:r w:rsidR="006179C7" w:rsidRPr="00D37B11">
        <w:rPr>
          <w:color w:val="202122"/>
          <w:highlight w:val="white"/>
        </w:rPr>
        <w:t>Furthermore, Bull Trout</w:t>
      </w:r>
      <w:r w:rsidR="00E563F1" w:rsidRPr="00D37B11">
        <w:rPr>
          <w:color w:val="202122"/>
          <w:highlight w:val="white"/>
        </w:rPr>
        <w:t xml:space="preserve"> </w:t>
      </w:r>
      <w:r w:rsidR="00FA21AB" w:rsidRPr="00D37B11">
        <w:rPr>
          <w:color w:val="202122"/>
          <w:highlight w:val="white"/>
        </w:rPr>
        <w:t xml:space="preserve">in Chilko </w:t>
      </w:r>
      <w:r w:rsidR="00E563F1" w:rsidRPr="00D37B11">
        <w:rPr>
          <w:color w:val="202122"/>
          <w:highlight w:val="white"/>
        </w:rPr>
        <w:t>also</w:t>
      </w:r>
      <w:r w:rsidR="00273DE3" w:rsidRPr="00D37B11">
        <w:rPr>
          <w:color w:val="202122"/>
          <w:highlight w:val="white"/>
        </w:rPr>
        <w:t xml:space="preserve"> appear to </w:t>
      </w:r>
      <w:r w:rsidR="00CB409E" w:rsidRPr="00D37B11">
        <w:rPr>
          <w:color w:val="202122"/>
          <w:highlight w:val="white"/>
        </w:rPr>
        <w:t xml:space="preserve">selectively feed on </w:t>
      </w:r>
      <w:r w:rsidR="00273DE3" w:rsidRPr="00D37B11">
        <w:rPr>
          <w:color w:val="202122"/>
          <w:highlight w:val="white"/>
        </w:rPr>
        <w:t xml:space="preserve">small smolts or those with specific infections </w:t>
      </w:r>
      <w:r w:rsidR="00D264E5">
        <w:rPr>
          <w:color w:val="202122"/>
          <w:highlight w:val="white"/>
        </w:rPr>
        <w:fldChar w:fldCharType="begin"/>
      </w:r>
      <w:r w:rsidR="00D264E5">
        <w:rPr>
          <w:color w:val="202122"/>
          <w:highlight w:val="white"/>
        </w:rPr>
        <w:instrText xml:space="preserve"> ADDIN ZOTERO_ITEM CSL_CITATION {"citationID":"gQjCKd2a","properties":{"formattedCitation":"(Furey et al. 2015, 2021a)","plainCitation":"(Furey et al. 2015, 2021a)","noteIndex":0},"citationItems":[{"id":131,"uris":["http://zotero.org/users/6698527/items/AZYDLQPJ"],"uri":["http://zotero.org/users/6698527/items/AZYDLQPJ"],"itemData":{"id":131,"type":"article-journal","container-title":"Journal of Fish Biology","DOI":"10.1111/jfb.12567","ISSN":"00221112","issue":"1","journalAbbreviation":"J Fish Biol","language":"en","page":"392-401","source":"DOI.org (Crossref)","title":"Extensive feeding on sockeye salmon Oncorhynchus nerka smolts by bull trout Salvelinus confluentus during initial outmigration into a small, unregulated and inland British Columbia river: binge feeding on smolts by s. confluentus","title-short":"Extensive feeding on sockeye salmon &lt;i&gt;Oncorhynchus nerka&lt;/i&gt; smolts by bull trout &lt;i&gt;Salvelinus confluentus&lt;/i&gt; during initial outmigration into a small, unregulated and inland British Columbia river","volume":"86","author":[{"family":"Furey","given":"N. B."},{"family":"Hinch","given":"S. G."},{"family":"Lotto","given":"A. G."},{"family":"Beauchamp","given":"D. A."}],"issued":{"date-parts":[["2015",1]]}}},{"id":158,"uris":["http://zotero.org/users/6698527/items/7FBBYVYF"],"uri":["http://zotero.org/users/6698527/items/7FBBYVYF"],"itemData":{"id":158,"type":"article-journal","abstract":"Predation risk for animal migrants can be impacted by physical condition. Although size- or condition-based selection is often observed, observing infection-based predation is rare due to the difficulties in assessing infectious agents in predated samples. We examined predation of outmigrating sockeye salmon (\n              Oncorhynchus nerka\n              ) smolts by bull trout (\n              Salvelinus confluentus\n              ) in south-central British Columbia, Canada. We used a high-throughput quantitative polymerase chain reaction (qPCR) platform to screen for the presence of 17 infectious agents found in salmon and assess 14 host genes associated with viral responses. In one (2014) of the two years assessed (2014 and 2015), the presence of infectious haematopoietic necrosis virus (IHNv) resulted in 15–26 times greater chance of predation; in 2015 IHNv was absent among all samples, predated or not. Thus, we provide further evidence that infection can impact predation risk in migrants. Some smolts with high IHNv loads also exhibited gene expression profiles consistent with a virus-induced disease state. Nine other infectious agents were observed between the two years, none of which were associated with increased selection by bull trout. In 2014, richness of infectious agents was also associated with greater predation risk. This is a rare demonstration of predator consumption resulting in selection for prey that carry infectious agents. The mechanism by which this selection occurs is not yet determined. By culling infectious agents from migrant populations, fish predators could provide an ecological benefit to prey.","container-title":"Royal Society Open Science","DOI":"10.1098/rsos.201522","ISSN":"2054-5703","issue":"3","journalAbbreviation":"R. Soc. open sci.","language":"en","page":"rsos.201522, 201522","source":"DOI.org (Crossref)","title":"Infected juvenile salmon can experience increased predation during freshwater migration","volume":"8","author":[{"family":"Furey","given":"Nathan B."},{"family":"Bass","given":"Arthur L."},{"family":"Miller","given":"Kristi M."},{"family":"Li","given":"Shaorong"},{"family":"Lotto","given":"Andrew G."},{"family":"Healy","given":"Stephen J."},{"family":"Drenner","given":"S. Matthew"},{"family":"Hinch","given":"Scott G."}],"issued":{"date-parts":[["2021",3]]}}}],"schema":"https://github.com/citation-style-language/schema/raw/master/csl-citation.json"} </w:instrText>
      </w:r>
      <w:r w:rsidR="00D264E5">
        <w:rPr>
          <w:color w:val="202122"/>
          <w:highlight w:val="white"/>
        </w:rPr>
        <w:fldChar w:fldCharType="separate"/>
      </w:r>
      <w:r w:rsidR="00D119AF">
        <w:rPr>
          <w:noProof/>
          <w:color w:val="202122"/>
          <w:highlight w:val="white"/>
        </w:rPr>
        <w:t>(Furey et al. 2015, 2021a)</w:t>
      </w:r>
      <w:r w:rsidR="00D264E5">
        <w:rPr>
          <w:color w:val="202122"/>
          <w:highlight w:val="white"/>
        </w:rPr>
        <w:fldChar w:fldCharType="end"/>
      </w:r>
      <w:r w:rsidR="00D264E5">
        <w:rPr>
          <w:color w:val="202122"/>
          <w:highlight w:val="white"/>
        </w:rPr>
        <w:t>.</w:t>
      </w:r>
    </w:p>
    <w:p w14:paraId="4877CCAC" w14:textId="151C0C45" w:rsidR="00E91D7D" w:rsidRPr="00DE6861" w:rsidRDefault="007E772D" w:rsidP="00CF128B">
      <w:pPr>
        <w:spacing w:line="480" w:lineRule="auto"/>
        <w:rPr>
          <w:color w:val="202122"/>
          <w:highlight w:val="white"/>
        </w:rPr>
      </w:pPr>
      <w:r>
        <w:rPr>
          <w:color w:val="202122"/>
          <w:highlight w:val="white"/>
        </w:rPr>
        <w:t xml:space="preserve">In response, smolts migrate nocturnally and synchronize their movements to numerically overwhelm or swamp predators </w:t>
      </w:r>
      <w:r w:rsidR="00B612AF">
        <w:rPr>
          <w:color w:val="202122"/>
          <w:highlight w:val="white"/>
        </w:rPr>
        <w:fldChar w:fldCharType="begin"/>
      </w:r>
      <w:r w:rsidR="00B612AF">
        <w:rPr>
          <w:color w:val="202122"/>
          <w:highlight w:val="white"/>
        </w:rPr>
        <w:instrText xml:space="preserve"> ADDIN ZOTERO_ITEM CSL_CITATION {"citationID":"3l42OMNq","properties":{"formattedCitation":"(Clark et al. 2016; Furey et al. 2016a)","plainCitation":"(Clark et al. 2016; Furey et al. 2016a)","noteIndex":0},"citationItems":[{"id":160,"uris":["http://zotero.org/users/6698527/items/VLWJVJEY"],"uri":["http://zotero.org/users/6698527/items/VLWJVJEY"],"itemData":{"id":160,"type":"article-journal","abstract":"Few estimates of migration rates or descriptions of behavior or survival exist for wild populations of out-­migrating Pacific salmon smolts from natal freshwater rearing areas to the ocean. Using acoustic transmitters and fixed receiver arrays across four years (2010–2013), we tracked the migration of &gt;1850 wild sockeye salmon (Oncorhynchus nerka) smolts from Chilko Lake, British Columbia, to the coastal Pacific Ocean (&gt;1000 km distance). Cumulative survival to the ocean ranged 3–10% among years, although this may be slightly underestimated due to technical limitations at the final receiver array. Distinct spatial patterns in both behavior and survival were observed through all years. In small, clear, upper-r­iver reaches, downstream migration largely occurred at night at speeds up to 50 km/d and coincided with poor survival. Among years, only 57–78% of smolts survived the first 80 km. Parallel laboratory experiments revealed excellent short-t­ erm survival and unhindered swimming performance of dummy-t­ agged smolts, suggesting that predators rather than tagging effects were responsible for the initial high mortality of acoustic-t­agged smolts. Migration speeds increased in the Fraser River mainstem (~220 km/d in some years), diel movement patterns ceased, and smolt survival generally exceeded 90% in this segment. Marine movement rates and survival were variable across years, with among-­year segment-­specific survival being the most variable and lowest (19–61%) during the final (and longest, 240 km) marine migration segment. Osmoregulatory preparedness was not expected to influence marine survival, as smolts could maintain normal levels of plasma chloride when experimentally exposed to saltwater (30 ppt) immediately upon commencing their migration from Chilko Lake. Transportation of smolts downstream generally increased survival to the farthest marine array. The act of tagging may have affected smolts in the marine environment in some years as dummy-­tagged fish had poorer survival than control fish when transitioned to saltwater in laboratory-b­ ased experiments. Current fisheries models for forecasting the number of adult sockeye returning to spawn have been inaccurate in recent years and generally do not incorporate juvenile or smolt survival information. Our results highlight significant potential for early migration conditions to influence adult recruitment.","container-title":"Ecological Applications","DOI":"10.1890/15-0632","ISSN":"10510761","issue":"4","journalAbbreviation":"Ecol Appl","language":"en","page":"959-978","source":"DOI.org (Crossref)","title":"Tracking wild sockeye salmon smolts to the ocean reveals distinct regions of nocturnal movement and high mortality","volume":"26","author":[{"family":"Clark","given":"Timothy D."},{"family":"Furey","given":"Nathan B."},{"family":"Rechisky","given":"Erin L."},{"family":"Gale","given":"Marika K."},{"family":"Jeffries","given":"Ken M."},{"family":"Porter","given":"Aswea D."},{"family":"Casselman","given":"Matthew T."},{"family":"Lotto","given":"Andrew G."},{"family":"Patterson","given":"David A."},{"family":"Cooke","given":"Steven J."},{"family":"Farrell","given":"Anthony P."},{"family":"Welch","given":"David W."},{"family":"Hinch","given":"Scott G."}],"issued":{"date-parts":[["2016",6]]}}},{"id":164,"uris":["http://zotero.org/users/6698527/items/CAN6JSWA"],"uri":["http://zotero.org/users/6698527/items/CAN6JSWA"],"itemData":{"id":164,"type":"article-journal","container-title":"Journal of Animal Ecology","DOI":"10.1111/1365-2656.12528","ISSN":"00218790","issue":"4","journalAbbreviation":"J Anim Ecol","language":"en","page":"948-959","source":"DOI.org (Crossref)","title":"Predator swamping reduces predation risk during nocturnal migration of juvenile salmon in a high-mortality landscape","volume":"85","author":[{"family":"Furey","given":"Nathan B."},{"family":"Hinch","given":"Scott G."},{"family":"Bass","given":"Arthur L."},{"family":"Middleton","given":"Collin T."},{"family":"Minke-Martin","given":"Vanessa"},{"family":"Lotto","given":"Andrew G."}],"editor":[{"family":"Chapman","given":"Jason"}],"issued":{"date-parts":[["2016",7]]}}}],"schema":"https://github.com/citation-style-language/schema/raw/master/csl-citation.json"} </w:instrText>
      </w:r>
      <w:r w:rsidR="00B612AF">
        <w:rPr>
          <w:color w:val="202122"/>
          <w:highlight w:val="white"/>
        </w:rPr>
        <w:fldChar w:fldCharType="separate"/>
      </w:r>
      <w:r w:rsidR="00D119AF">
        <w:rPr>
          <w:noProof/>
          <w:color w:val="202122"/>
          <w:highlight w:val="white"/>
        </w:rPr>
        <w:t>(Clark et al. 2016; Furey et al. 2016a)</w:t>
      </w:r>
      <w:r w:rsidR="00B612AF">
        <w:rPr>
          <w:color w:val="202122"/>
          <w:highlight w:val="white"/>
        </w:rPr>
        <w:fldChar w:fldCharType="end"/>
      </w:r>
      <w:r w:rsidR="00B612AF">
        <w:rPr>
          <w:color w:val="202122"/>
          <w:highlight w:val="white"/>
        </w:rPr>
        <w:t xml:space="preserve">, </w:t>
      </w:r>
      <w:r w:rsidR="00273DE3" w:rsidRPr="00D37B11">
        <w:rPr>
          <w:color w:val="202122"/>
          <w:highlight w:val="white"/>
        </w:rPr>
        <w:t xml:space="preserve">Thus, this system provides an ideal model for investigating fine-scale predator-prey interactions between </w:t>
      </w:r>
      <w:r w:rsidR="00A63F8E" w:rsidRPr="00D37B11">
        <w:rPr>
          <w:color w:val="202122"/>
          <w:highlight w:val="white"/>
        </w:rPr>
        <w:t>Sockeye Salmon</w:t>
      </w:r>
      <w:r w:rsidR="00273DE3" w:rsidRPr="00D37B11">
        <w:rPr>
          <w:color w:val="202122"/>
          <w:highlight w:val="white"/>
        </w:rPr>
        <w:t xml:space="preserve"> smolts and Bull Trout</w:t>
      </w:r>
      <w:r w:rsidR="001A28BA" w:rsidRPr="00D37B11">
        <w:rPr>
          <w:color w:val="202122"/>
          <w:highlight w:val="white"/>
        </w:rPr>
        <w:t>.</w:t>
      </w:r>
      <w:r w:rsidR="000679F4" w:rsidRPr="00D37B11">
        <w:rPr>
          <w:color w:val="202124"/>
          <w:highlight w:val="white"/>
        </w:rPr>
        <w:t xml:space="preserve"> </w:t>
      </w:r>
    </w:p>
    <w:p w14:paraId="0BC6588E" w14:textId="02F232AB" w:rsidR="00E91D7D" w:rsidRPr="00CA5C17" w:rsidRDefault="00E91D7D" w:rsidP="00D11B66">
      <w:pPr>
        <w:spacing w:line="480" w:lineRule="auto"/>
        <w:rPr>
          <w:color w:val="202124"/>
        </w:rPr>
      </w:pPr>
      <w:r w:rsidRPr="00D37B11">
        <w:rPr>
          <w:color w:val="202124"/>
          <w:highlight w:val="white"/>
        </w:rPr>
        <w:tab/>
      </w:r>
      <w:r w:rsidR="00273DE3" w:rsidRPr="00D37B11">
        <w:rPr>
          <w:color w:val="202124"/>
          <w:highlight w:val="white"/>
        </w:rPr>
        <w:t xml:space="preserve">One method to passively observe predator-prey interactions is </w:t>
      </w:r>
      <w:r w:rsidRPr="00D37B11">
        <w:rPr>
          <w:color w:val="202124"/>
          <w:highlight w:val="white"/>
        </w:rPr>
        <w:t xml:space="preserve">Dual-Frequency Identification Sonar (DIDSON). The DIDSON system uses acoustic imaging to allow for passive observations of animal behaviors, including in turbid water and at night </w:t>
      </w:r>
      <w:r w:rsidR="00ED7B80">
        <w:rPr>
          <w:color w:val="202124"/>
          <w:highlight w:val="white"/>
        </w:rPr>
        <w:fldChar w:fldCharType="begin"/>
      </w:r>
      <w:r w:rsidR="00ED7B80">
        <w:rPr>
          <w:color w:val="202124"/>
          <w:highlight w:val="white"/>
        </w:rPr>
        <w:instrText xml:space="preserve"> ADDIN ZOTERO_ITEM CSL_CITATION {"citationID":"8ucvQBWK","properties":{"formattedCitation":"(Moursund et al. 2003; Maxwell and Gove 2007; Nichols et al. 2014)","plainCitation":"(Moursund et al. 2003; Maxwell and Gove 2007; Nichols et al. 2014)","noteIndex":0},"citationItems":[{"id":96,"uris":["http://zotero.org/users/6698527/items/H3745MQP"],"uri":["http://zotero.org/users/6698527/items/H3745MQP"],"itemData":{"id":96,"type":"article-journal","abstract":"Abstract\n            The uses of an acoustic camera in fish-passage research at hydropower facilities are being explored by the U.S. Army Corps of Engineers. The “Dual-Frequency Identification Sonar” (DIDSON) is a high-definition imaging sonar that obtains near-video quality images for the identification of objects underwater. Developed originally for the U.S. Navy by the University of Washington's Applied Physics Laboratory, it bridges the gap between existing fisheries-assessment sonar and optical systems. The images within 12 m of this acoustic camera are sufficiently clear such that fish can be observed undulating as they swim and their orientation ascertained in otherwise zero-visibility water. In the 1.8 MHz high-frequency mode, this system 96 beams over a 29° field-of-view. The high resolution and fast frame rate provide target visualization in real time. The DIDSON can be used where conventional underwater cameras would be limited by low light levels and high turbidity.","container-title":"ICES Journal of Marine Science","DOI":"10.1016/S1054-3139(03)00036-5","ISSN":"1095-9289, 1054-3139","issue":"3","language":"en","page":"678-683","source":"DOI.org (Crossref)","title":"A fisheries application of a dual-frequency identification sonar acoustic camera","volume":"60","author":[{"family":"Moursund","given":"Russell A"},{"family":"Carlson","given":"Thomas J"},{"family":"Peters","given":"Rock D"}],"issued":{"date-parts":[["2003",1,1]]}}},{"id":95,"uris":["http://zotero.org/users/6698527/items/ATRJBZGK"],"uri":["http://zotero.org/users/6698527/items/ATRJBZGK"],"itemData":{"id":95,"type":"article-journal","container-title":"The Journal of the Acoustical Society of America","DOI":"10.1121/1.2799500","ISSN":"0001-4966","issue":"6","journalAbbreviation":"The Journal of the Acoustical Society of America","language":"en","page":"3364-3377","source":"DOI.org (Crossref)","title":"Assessing a dual-frequency identification sonars’ fish-counting accuracy, precision, and turbid river range capability","volume":"122","author":[{"family":"Maxwell","given":"Suzanne L."},{"family":"Gove","given":"Nancy E."}],"issued":{"date-parts":[["2007",12]]}}},{"id":30,"uris":["http://zotero.org/users/6698527/items/IH6XE9Y6"],"uri":["http://zotero.org/users/6698527/items/IH6XE9Y6"],"itemData":{"id":30,"type":"article-journal","abstract":"Marine mammal depredation can have signiﬁcant negative effects on the performance of ﬁxed ﬁshing gears. Gray seals (Halichoerus grypus grypus) have been observed feeding on ﬁsh weir catches in Nantucket Sound, and remnants of longﬁn inshore squid (Doryteuthis pealeii ) and ﬁnﬁsh in the nets are attributable to seal depredation. A dual-frequency identiﬁcation sonar (DIDSON) deployed in a weir to monitor squid and ﬁsh occurrence captured observations of seal presence and behavior. Continuous recordings of 24+ h were subsampled at multiple intervals to optimize the likelihood of seal detection while minimizing processing time. Targets detected and identiﬁed to species included squid, blueﬁsh (Pomatomus saltatrix), and gray seals. Seal occurrence in the weir was observed primarily at night. The presence and behavior of seals may negatively affect the efﬁciency of the weir due to disruption of the passage of schooling squid and ﬁnﬁsh into the catch chamber. Behavioral observations collected using DIDSON can aid in the design of ﬁshing gear modiﬁcations to reduce seal depredation.","container-title":"Marine Technology Society Journal","DOI":"10.4031/MTSJ.48.4.2","ISSN":"0025-3324","issue":"4","journalAbbreviation":"mar technol soc j","language":"en","page":"72-78","source":"DOI.org (Crossref)","title":"Gray Seal Behavior in a Fish Weir Observed Using Dual-Frequency Identification Sonar","volume":"48","author":[{"family":"Nichols","given":"Owen C."},{"family":"Eldredge","given":"Ernie"},{"family":"Cadrin","given":"Steven X."}],"issued":{"date-parts":[["2014",7,1]]}}}],"schema":"https://github.com/citation-style-language/schema/raw/master/csl-citation.json"} </w:instrText>
      </w:r>
      <w:r w:rsidR="00ED7B80">
        <w:rPr>
          <w:color w:val="202124"/>
          <w:highlight w:val="white"/>
        </w:rPr>
        <w:fldChar w:fldCharType="separate"/>
      </w:r>
      <w:r w:rsidR="00D119AF">
        <w:rPr>
          <w:noProof/>
          <w:color w:val="202124"/>
          <w:highlight w:val="white"/>
        </w:rPr>
        <w:t>(Moursund et al. 2003; Maxwell and Gove 2007; Nichols et al. 2014)</w:t>
      </w:r>
      <w:r w:rsidR="00ED7B80">
        <w:rPr>
          <w:color w:val="202124"/>
          <w:highlight w:val="white"/>
        </w:rPr>
        <w:fldChar w:fldCharType="end"/>
      </w:r>
      <w:r w:rsidR="00ED7B80">
        <w:rPr>
          <w:color w:val="202124"/>
          <w:highlight w:val="white"/>
        </w:rPr>
        <w:t>.</w:t>
      </w:r>
      <w:r w:rsidR="00CA5C17">
        <w:rPr>
          <w:color w:val="202124"/>
        </w:rPr>
        <w:t xml:space="preserve"> </w:t>
      </w:r>
      <w:r w:rsidRPr="00D37B11">
        <w:rPr>
          <w:color w:val="202124"/>
          <w:highlight w:val="white"/>
        </w:rPr>
        <w:t xml:space="preserve">This technology can also be used to assess fish size distributions </w:t>
      </w:r>
      <w:r w:rsidR="00D11B66">
        <w:rPr>
          <w:color w:val="202124"/>
          <w:highlight w:val="white"/>
        </w:rPr>
        <w:fldChar w:fldCharType="begin"/>
      </w:r>
      <w:r w:rsidR="00D11B66">
        <w:rPr>
          <w:color w:val="202124"/>
          <w:highlight w:val="white"/>
        </w:rPr>
        <w:instrText xml:space="preserve"> ADDIN ZOTERO_ITEM CSL_CITATION {"citationID":"H6LaYdP5","properties":{"formattedCitation":"(Burwen et al. 2010; Crossman et al. 2011; Martignac et al. 2015)","plainCitation":"(Burwen et al. 2010; Crossman et al. 2011; Martignac et al. 2015)","noteIndex":0},"citationItems":[{"id":133,"uris":["http://zotero.org/users/6698527/items/PEC9YSAP"],"uri":["http://zotero.org/users/6698527/items/PEC9YSAP"],"itemData":{"id":133,"type":"article-journal","abstract":"Experiments were conducted with a multibeam dual-frequency identification sonar (DIDSON) to evaluate the accuracy and precision of estimating lengths from images of tethered fish insonified at side aspect in an Alaskan river. Live tethered Chinook salmon Oncorhynchus tshawytscha and sockeye salmon O. nerka were suspended in front of a long-range DIDSON (1.2 MHz, 48 beams) equipped with an ultra-highresolution lens. Lengths measured manually from DIDSON images were highly correlated with the actual lengths (R2 ¼ 0.90, RMSE ¼ 5.76 cm). No range dependency in the accuracy of the range estimates was documented. We conclude that relatively accurate and precise estimates of fish length are now possible with certain DIDSON system configurations at up to 21 m.","container-title":"Transactions of the American Fisheries Society","DOI":"10.1577/T09-173.1","ISSN":"0002-8487, 1548-8659","issue":"5","journalAbbreviation":"Transactions of the American Fisheries Society","language":"en","page":"1306-1314","source":"DOI.org (Crossref)","title":"Accuracy and Precision of Salmon Length Estimates Taken from DIDSON Sonar Images","volume":"139","author":[{"family":"Burwen","given":"Debby L."},{"family":"Fleischman","given":"Steven J."},{"family":"Miller","given":"James D."}],"issued":{"date-parts":[["2010",9]]}}},{"id":34,"uris":["http://zotero.org/users/6698527/items/CLTDB56B"],"uri":["http://zotero.org/users/6698527/items/CLTDB56B"],"itemData":{"id":34,"type":"article-journal","abstract":"The feasibility of using Dual-frequency IDentiﬁcation SONar (DIDSON) for monitoring white sturgeon (Acipenser transmontanus) presence and activity was tested near a known spawning area in the Columbia River, British Columbia, Canada. A ﬁxed-station DIDSON system was deployed near the river bank adjacent to the spawning site in each 3 years (2007–2009). Fixed-station data were collected at this site in July and August each year, with an additional ﬁxed-station site established in 2009 approximately 1.6 km upstream. A total of 267, 64, and 210 observations of sturgeon were documented based on ﬁxed-station DIDSON sampling in 2007, 2008, and 2009, respectively. Sturgeon detections within the sample area (standardized by time and day) generally increased during late evening ⁄ early morning hours but did not appear to be related to ﬂows. The DIDSON provided estimates of white sturgeon total lengths consistent with known length distributions for this population. Most sturgeon were detected at least 10 m away from the shoreline. These results demonstrate the feasibility of using ﬁxed-station DIDSON for remotely monitoring white sturgeon in areas of known use. Observational data from this study also provided information on general sturgeon behaviour that is often diﬃcult to assess with more conventional sampling methods.","container-title":"Journal of Applied Ichthyology","DOI":"10.1111/j.1439-0426.2011.01832.x","ISSN":"01758659","language":"en","page":"53-57","source":"DOI.org (Crossref)","title":"The use of Dual-frequency IDentification SONar (DIDSON) to document white sturgeon activity in the Columbia River, Canada: Use of DIDSON for monitoring white sturgeon activity","title-short":"The use of Dual-frequency IDentification SONar (DIDSON) to document white sturgeon activity in the Columbia River, Canada","volume":"27","author":[{"family":"Crossman","given":"J. A."},{"family":"Martel","given":"G."},{"family":"Johnson","given":"P. N."},{"family":"Bray","given":"K."}],"issued":{"date-parts":[["2011",11]]}}},{"id":46,"uris":["http://zotero.org/users/6698527/items/PBE793DM"],"uri":["http://zotero.org/users/6698527/items/PBE793DM"],"itemData":{"id":46,"type":"article-journal","abstract":"European Union legislation, through the Water Framework Directive (2000/60/ EC), as well as national legislation, such as the ‘Grenelle Environnement’ (2007) in France, requires restoration of ecological connectivity in streams to improve free circulation of migratory ﬁsh. Different methods (e.g. capture by trap or net, telemetry, hydroacoustics) are used to evaluate the efﬁciency of ﬁsh passes to estimate the migratory species abundance and analyse changes in their within-river distributions. Among these methods, hydroacoustics is non-intrusive, allowing long-term observation and description of ﬁsh populations based on physical properties of sound in water. However, the main limit to hydroacoustic tools is their difﬁculty in identifying species. Initially designed for military purposes, dual-frequency identiﬁcation sonar (DIDSON) has been used in environmental management for a decade. This acoustic camera uses higher frequencies and more sub-beams than common hydroacoustic tools, which improves image resolution and then enables observation of ﬁsh morphology and swimming behaviour. The ability to subtract static echoes from echograms and directly measure ﬁsh length improve the species-identiﬁcation process. However, some limits have been identiﬁed, such as automatic dataset recording and the low range of the detection beam, which decreases accuracy, but efﬁcient tools are now being developed to improve the accuracy of data recording (morphology, species identiﬁcation, direction and speed). The new technological properties of acoustic cameras, such as the video-like visualization of the data, have greatly improved monitoring of diadromous ﬁsh populations (abundance, distribution and behaviour), helping river and ﬁsheries managers and researchers in making decisions.","container-title":"Fish and Fisheries","DOI":"10.1111/faf.12071","ISSN":"14672960","issue":"3","journalAbbreviation":"Fish Fish","language":"en","page":"486-510","source":"DOI.org (Crossref)","title":"The use of acoustic cameras in shallow waters: new hydroacoustic tools for monitoring migratory fish population. A review of DIDSON technology","title-short":"The use of acoustic cameras in shallow waters","volume":"16","author":[{"family":"Martignac","given":"François"},{"family":"Daroux","given":"Aurélie"},{"family":"Bagliniere","given":"Jean-Luc"},{"family":"Ombredane","given":"Dominique"},{"family":"Guillard","given":"Jean"}],"issued":{"date-parts":[["2015",9]]}}}],"schema":"https://github.com/citation-style-language/schema/raw/master/csl-citation.json"} </w:instrText>
      </w:r>
      <w:r w:rsidR="00D11B66">
        <w:rPr>
          <w:color w:val="202124"/>
          <w:highlight w:val="white"/>
        </w:rPr>
        <w:fldChar w:fldCharType="separate"/>
      </w:r>
      <w:r w:rsidR="00D119AF">
        <w:rPr>
          <w:noProof/>
          <w:color w:val="202124"/>
          <w:highlight w:val="white"/>
        </w:rPr>
        <w:t>(Burwen et al. 2010; Crossman et al. 2011; Martignac et al. 2015)</w:t>
      </w:r>
      <w:r w:rsidR="00D11B66">
        <w:rPr>
          <w:color w:val="202124"/>
          <w:highlight w:val="white"/>
        </w:rPr>
        <w:fldChar w:fldCharType="end"/>
      </w:r>
      <w:r w:rsidR="00D11B66">
        <w:rPr>
          <w:color w:val="202124"/>
          <w:highlight w:val="white"/>
        </w:rPr>
        <w:t>.</w:t>
      </w:r>
      <w:r w:rsidRPr="00D37B11">
        <w:rPr>
          <w:color w:val="202124"/>
          <w:highlight w:val="white"/>
        </w:rPr>
        <w:t xml:space="preserve"> The present study</w:t>
      </w:r>
      <w:r w:rsidR="00273DE3" w:rsidRPr="00D37B11">
        <w:rPr>
          <w:color w:val="202124"/>
          <w:highlight w:val="white"/>
        </w:rPr>
        <w:t xml:space="preserve"> uses DIDSON</w:t>
      </w:r>
      <w:r w:rsidR="004E2A45" w:rsidRPr="00D37B11">
        <w:rPr>
          <w:color w:val="202124"/>
          <w:highlight w:val="white"/>
        </w:rPr>
        <w:t xml:space="preserve"> at the Chilko Lake-River outlet</w:t>
      </w:r>
      <w:r w:rsidR="00E22807">
        <w:rPr>
          <w:color w:val="202124"/>
          <w:highlight w:val="white"/>
        </w:rPr>
        <w:t xml:space="preserve"> during the smolt outmigration</w:t>
      </w:r>
      <w:r w:rsidR="00273DE3" w:rsidRPr="00D37B11">
        <w:rPr>
          <w:color w:val="202124"/>
          <w:highlight w:val="white"/>
        </w:rPr>
        <w:t xml:space="preserve"> to</w:t>
      </w:r>
      <w:r w:rsidRPr="00D37B11">
        <w:rPr>
          <w:color w:val="202124"/>
          <w:highlight w:val="white"/>
        </w:rPr>
        <w:t xml:space="preserve">: </w:t>
      </w:r>
      <w:r w:rsidR="00E22807">
        <w:rPr>
          <w:color w:val="202124"/>
          <w:highlight w:val="white"/>
        </w:rPr>
        <w:t xml:space="preserve"> 1)</w:t>
      </w:r>
      <w:r w:rsidRPr="00D37B11">
        <w:rPr>
          <w:color w:val="202124"/>
          <w:highlight w:val="white"/>
        </w:rPr>
        <w:t xml:space="preserve"> investigate </w:t>
      </w:r>
      <w:ins w:id="46" w:author="Matt Cheng" w:date="2022-01-18T22:27:00Z">
        <w:r w:rsidR="00AF5886">
          <w:rPr>
            <w:color w:val="202124"/>
            <w:highlight w:val="white"/>
          </w:rPr>
          <w:t xml:space="preserve">both </w:t>
        </w:r>
      </w:ins>
      <w:r w:rsidR="00E22807">
        <w:rPr>
          <w:color w:val="202124"/>
          <w:highlight w:val="white"/>
        </w:rPr>
        <w:t>spatial and temporal</w:t>
      </w:r>
      <w:r w:rsidR="00E22807" w:rsidRPr="00D37B11">
        <w:rPr>
          <w:color w:val="202124"/>
          <w:highlight w:val="white"/>
        </w:rPr>
        <w:t xml:space="preserve"> </w:t>
      </w:r>
      <w:r w:rsidRPr="00D37B11">
        <w:rPr>
          <w:color w:val="202124"/>
          <w:highlight w:val="white"/>
        </w:rPr>
        <w:t xml:space="preserve">differences </w:t>
      </w:r>
      <w:r w:rsidR="00E22807">
        <w:rPr>
          <w:color w:val="202124"/>
          <w:highlight w:val="white"/>
        </w:rPr>
        <w:t>in</w:t>
      </w:r>
      <w:r w:rsidRPr="00D37B11">
        <w:rPr>
          <w:color w:val="202124"/>
          <w:highlight w:val="white"/>
        </w:rPr>
        <w:t xml:space="preserve"> </w:t>
      </w:r>
      <w:r w:rsidR="00E22807">
        <w:rPr>
          <w:color w:val="202124"/>
          <w:highlight w:val="white"/>
        </w:rPr>
        <w:t xml:space="preserve">potential </w:t>
      </w:r>
      <w:r w:rsidRPr="00D37B11">
        <w:rPr>
          <w:color w:val="202124"/>
          <w:highlight w:val="white"/>
        </w:rPr>
        <w:t xml:space="preserve">Bull Trout feeding activity, </w:t>
      </w:r>
      <w:r w:rsidR="00E22807">
        <w:rPr>
          <w:color w:val="202124"/>
          <w:highlight w:val="white"/>
        </w:rPr>
        <w:t xml:space="preserve">2) </w:t>
      </w:r>
      <w:r w:rsidR="00E22807">
        <w:rPr>
          <w:color w:val="202124"/>
          <w:highlight w:val="white"/>
        </w:rPr>
        <w:lastRenderedPageBreak/>
        <w:t xml:space="preserve">determine if Bull Trout activity corresponds to Sockeye Salmon migrations, </w:t>
      </w:r>
      <w:r w:rsidRPr="00D37B11">
        <w:rPr>
          <w:color w:val="202124"/>
          <w:highlight w:val="white"/>
        </w:rPr>
        <w:t xml:space="preserve">and </w:t>
      </w:r>
      <w:r w:rsidR="00E22807">
        <w:rPr>
          <w:color w:val="202124"/>
          <w:highlight w:val="white"/>
        </w:rPr>
        <w:t>3</w:t>
      </w:r>
      <w:r w:rsidRPr="00D37B11">
        <w:rPr>
          <w:color w:val="202124"/>
          <w:highlight w:val="white"/>
        </w:rPr>
        <w:t xml:space="preserve">) </w:t>
      </w:r>
      <w:r w:rsidR="00E22807">
        <w:rPr>
          <w:color w:val="202124"/>
          <w:highlight w:val="white"/>
        </w:rPr>
        <w:t>determine</w:t>
      </w:r>
      <w:r w:rsidR="00E22807" w:rsidRPr="00D37B11">
        <w:rPr>
          <w:color w:val="202124"/>
          <w:highlight w:val="white"/>
        </w:rPr>
        <w:t xml:space="preserve"> </w:t>
      </w:r>
      <w:r w:rsidRPr="00D37B11">
        <w:rPr>
          <w:color w:val="202124"/>
          <w:highlight w:val="white"/>
        </w:rPr>
        <w:t xml:space="preserve">if the DIDSON system can provide accurate estimates of Bull Trout </w:t>
      </w:r>
      <w:del w:id="47" w:author="Matt Cheng" w:date="2022-01-18T22:27:00Z">
        <w:r w:rsidRPr="00D37B11" w:rsidDel="000E3637">
          <w:rPr>
            <w:color w:val="202124"/>
            <w:highlight w:val="white"/>
          </w:rPr>
          <w:delText xml:space="preserve">size </w:delText>
        </w:r>
      </w:del>
      <w:ins w:id="48" w:author="Matt Cheng" w:date="2022-01-18T22:27:00Z">
        <w:r w:rsidR="000E3637">
          <w:rPr>
            <w:color w:val="202124"/>
            <w:highlight w:val="white"/>
          </w:rPr>
          <w:t>length</w:t>
        </w:r>
        <w:r w:rsidR="000E3637" w:rsidRPr="00D37B11">
          <w:rPr>
            <w:color w:val="202124"/>
            <w:highlight w:val="white"/>
          </w:rPr>
          <w:t xml:space="preserve"> </w:t>
        </w:r>
      </w:ins>
      <w:r w:rsidRPr="00D37B11">
        <w:rPr>
          <w:color w:val="202124"/>
          <w:highlight w:val="white"/>
        </w:rPr>
        <w:t xml:space="preserve">distributions. </w:t>
      </w:r>
    </w:p>
    <w:p w14:paraId="73DED9CB" w14:textId="77777777" w:rsidR="007E772D" w:rsidRPr="00D37B11" w:rsidRDefault="007E772D" w:rsidP="00E71425">
      <w:pPr>
        <w:spacing w:line="480" w:lineRule="auto"/>
        <w:rPr>
          <w:color w:val="202124"/>
          <w:highlight w:val="white"/>
        </w:rPr>
      </w:pPr>
    </w:p>
    <w:p w14:paraId="03C49912" w14:textId="29BA4C73" w:rsidR="00B8244C" w:rsidRPr="00DE6861" w:rsidDel="00E955B0" w:rsidRDefault="003660B0">
      <w:pPr>
        <w:pStyle w:val="Heading1"/>
        <w:rPr>
          <w:del w:id="49" w:author="Matt Cheng" w:date="2022-01-18T21:05:00Z"/>
        </w:rPr>
        <w:pPrChange w:id="50" w:author="Matt Cheng" w:date="2022-01-18T22:43:00Z">
          <w:pPr>
            <w:spacing w:line="480" w:lineRule="auto"/>
          </w:pPr>
        </w:pPrChange>
      </w:pPr>
      <w:bookmarkStart w:id="51" w:name="_Toc93441089"/>
      <w:r>
        <w:t>&lt;A&gt;</w:t>
      </w:r>
      <w:r w:rsidR="00B8244C" w:rsidRPr="00DE6861">
        <w:t>Methods:</w:t>
      </w:r>
      <w:bookmarkEnd w:id="51"/>
    </w:p>
    <w:p w14:paraId="53F21379" w14:textId="77777777" w:rsidR="005E16DC" w:rsidRPr="00D37B11" w:rsidRDefault="005E16DC">
      <w:pPr>
        <w:pStyle w:val="Heading1"/>
        <w:rPr>
          <w:b/>
        </w:rPr>
        <w:pPrChange w:id="52" w:author="Matt Cheng" w:date="2022-01-18T22:43:00Z">
          <w:pPr>
            <w:spacing w:line="480" w:lineRule="auto"/>
          </w:pPr>
        </w:pPrChange>
      </w:pPr>
    </w:p>
    <w:p w14:paraId="7737DB5C" w14:textId="234A44D8" w:rsidR="00B8244C" w:rsidRDefault="00B8244C" w:rsidP="0032747A">
      <w:pPr>
        <w:pStyle w:val="Heading2"/>
        <w:rPr>
          <w:rStyle w:val="Emphasis"/>
          <w:color w:val="2A2A2A"/>
        </w:rPr>
      </w:pPr>
      <w:bookmarkStart w:id="53" w:name="_Toc93441090"/>
      <w:r w:rsidRPr="00D37B11">
        <w:t>Study area</w:t>
      </w:r>
      <w:r w:rsidR="00BF598D">
        <w:t xml:space="preserve">. </w:t>
      </w:r>
      <w:r w:rsidR="00BF598D" w:rsidRPr="00DE6861">
        <w:rPr>
          <w:rStyle w:val="Emphasis"/>
          <w:color w:val="2A2A2A"/>
        </w:rPr>
        <w:t>—</w:t>
      </w:r>
      <w:bookmarkEnd w:id="53"/>
      <w:del w:id="54" w:author="Matt Cheng" w:date="2022-01-18T22:43:00Z">
        <w:r w:rsidR="00BF598D" w:rsidDel="00CA5D7E">
          <w:rPr>
            <w:i/>
          </w:rPr>
          <w:delText xml:space="preserve"> </w:delText>
        </w:r>
      </w:del>
    </w:p>
    <w:p w14:paraId="733FD77A" w14:textId="77777777" w:rsidR="0032747A" w:rsidRPr="0032747A" w:rsidDel="00CA5D7E" w:rsidRDefault="0032747A" w:rsidP="0032747A">
      <w:pPr>
        <w:rPr>
          <w:del w:id="55" w:author="Matt Cheng" w:date="2022-01-18T22:43:00Z"/>
        </w:rPr>
      </w:pPr>
    </w:p>
    <w:p w14:paraId="0D5AA9DF" w14:textId="77777777" w:rsidR="005E16DC" w:rsidRPr="00D37B11" w:rsidRDefault="005E16DC" w:rsidP="0032747A">
      <w:pPr>
        <w:pStyle w:val="Heading2"/>
        <w:rPr>
          <w:i/>
        </w:rPr>
      </w:pPr>
    </w:p>
    <w:p w14:paraId="34E7491D" w14:textId="49C6291F" w:rsidR="00B8244C" w:rsidRPr="00D37B11" w:rsidRDefault="00B8244C" w:rsidP="00E71425">
      <w:pPr>
        <w:spacing w:line="480" w:lineRule="auto"/>
      </w:pPr>
      <w:r w:rsidRPr="00D37B11">
        <w:t xml:space="preserve">This study was conducted </w:t>
      </w:r>
      <w:r w:rsidR="0026375E" w:rsidRPr="00D37B11">
        <w:t>at the outlet of Chilko Lake</w:t>
      </w:r>
      <w:ins w:id="56" w:author="Matt Cheng" w:date="2022-01-18T22:41:00Z">
        <w:r w:rsidR="008138CF">
          <w:t xml:space="preserve"> </w:t>
        </w:r>
      </w:ins>
      <w:del w:id="57" w:author="Matt Cheng" w:date="2022-01-18T22:41:00Z">
        <w:r w:rsidRPr="00D37B11" w:rsidDel="00A02553">
          <w:delText xml:space="preserve"> </w:delText>
        </w:r>
      </w:del>
      <w:r w:rsidRPr="00D37B11">
        <w:t xml:space="preserve">(also known as </w:t>
      </w:r>
      <w:r w:rsidRPr="00D37B11">
        <w:rPr>
          <w:highlight w:val="white"/>
        </w:rPr>
        <w:t>Tŝilhqox Biny)</w:t>
      </w:r>
      <w:r w:rsidRPr="00D37B11">
        <w:t>, British Columbia, Canada</w:t>
      </w:r>
      <w:ins w:id="58" w:author="Matt Cheng" w:date="2022-01-18T22:42:00Z">
        <w:r w:rsidR="004A53BF">
          <w:t xml:space="preserve"> (</w:t>
        </w:r>
        <w:r w:rsidR="004A53BF" w:rsidRPr="008138CF">
          <w:t>51° 17' 12.5448'' N</w:t>
        </w:r>
        <w:r w:rsidR="004A53BF">
          <w:t xml:space="preserve">, </w:t>
        </w:r>
        <w:r w:rsidR="004A53BF" w:rsidRPr="008138CF">
          <w:t>124° 4' 24.744'' W</w:t>
        </w:r>
        <w:r w:rsidR="004A53BF">
          <w:t xml:space="preserve">) </w:t>
        </w:r>
      </w:ins>
      <w:del w:id="59" w:author="Matt Cheng" w:date="2022-01-18T22:42:00Z">
        <w:r w:rsidRPr="00D37B11" w:rsidDel="004A53BF">
          <w:delText xml:space="preserve"> </w:delText>
        </w:r>
      </w:del>
      <w:r w:rsidRPr="00D37B11">
        <w:t>(Fig. 1). Chilko Lake is a 180 km</w:t>
      </w:r>
      <w:r w:rsidRPr="00D37B11">
        <w:rPr>
          <w:vertAlign w:val="superscript"/>
        </w:rPr>
        <w:t>2</w:t>
      </w:r>
      <w:r w:rsidRPr="00D37B11">
        <w:t xml:space="preserve">, high elevation (~1100 m.a.s.l) lake that has a north-south orientation and stretches ~65 km long. </w:t>
      </w:r>
      <w:r w:rsidR="0026375E" w:rsidRPr="00D37B11">
        <w:t xml:space="preserve">Each spring, Fisheries and Oceans Canada (DFO) installs </w:t>
      </w:r>
      <w:r w:rsidRPr="00D37B11">
        <w:t xml:space="preserve">a counting fence to estimate the </w:t>
      </w:r>
      <w:r w:rsidR="0026375E" w:rsidRPr="00D37B11">
        <w:t xml:space="preserve">numbers </w:t>
      </w:r>
      <w:r w:rsidRPr="00D37B11">
        <w:t>of outmigrant smolts. The DFO counting fence is located approximately 1.</w:t>
      </w:r>
      <w:r w:rsidR="00396D10" w:rsidRPr="00D37B11">
        <w:t>3</w:t>
      </w:r>
      <w:r w:rsidR="00543B47">
        <w:t>-</w:t>
      </w:r>
      <w:r w:rsidRPr="00D37B11">
        <w:t>km downstream from Chilko Lake (Fig. 1) and has been deployed annually since the early 1950s (Irvine and Akenhead 2013). Smolt densities obtained from the counting fence are estimated using digital photographs of smolt</w:t>
      </w:r>
      <w:r w:rsidR="006C5F79" w:rsidRPr="00D37B11">
        <w:t xml:space="preserve"> passing through the fence at regular time intervals and integrate estimates of smolt speeds as they pass</w:t>
      </w:r>
      <w:r w:rsidRPr="00D37B11">
        <w:t xml:space="preserve">. </w:t>
      </w:r>
      <w:r w:rsidR="006C5F79" w:rsidRPr="00D37B11">
        <w:t>In 2016,</w:t>
      </w:r>
      <w:r w:rsidRPr="00D37B11">
        <w:t xml:space="preserve"> smolt densities were estimated hourly. </w:t>
      </w:r>
    </w:p>
    <w:p w14:paraId="7DBB1B11" w14:textId="77777777" w:rsidR="00457277" w:rsidRPr="00D37B11" w:rsidRDefault="00457277" w:rsidP="00E71425">
      <w:pPr>
        <w:spacing w:line="480" w:lineRule="auto"/>
        <w:rPr>
          <w:i/>
        </w:rPr>
      </w:pPr>
    </w:p>
    <w:p w14:paraId="02CBB125" w14:textId="2B2F21D9" w:rsidR="005C26B4" w:rsidRPr="00D37B11" w:rsidRDefault="005C26B4">
      <w:pPr>
        <w:pStyle w:val="Heading2"/>
        <w:pPrChange w:id="60" w:author="Matt Cheng" w:date="2022-01-18T22:43:00Z">
          <w:pPr>
            <w:spacing w:line="480" w:lineRule="auto"/>
          </w:pPr>
        </w:pPrChange>
      </w:pPr>
      <w:bookmarkStart w:id="61" w:name="_Toc93441091"/>
      <w:r w:rsidRPr="00D37B11">
        <w:t>DIDSON deployment</w:t>
      </w:r>
      <w:r w:rsidR="00BF598D">
        <w:t xml:space="preserve">. </w:t>
      </w:r>
      <w:r w:rsidR="00BF598D" w:rsidRPr="00EC4950">
        <w:rPr>
          <w:rStyle w:val="Emphasis"/>
          <w:color w:val="2A2A2A"/>
        </w:rPr>
        <w:t>—</w:t>
      </w:r>
      <w:bookmarkEnd w:id="61"/>
    </w:p>
    <w:p w14:paraId="32E9C0AF" w14:textId="3BB6685F" w:rsidR="005E16DC" w:rsidRPr="00D37B11" w:rsidRDefault="005E16DC" w:rsidP="00E71425">
      <w:pPr>
        <w:spacing w:line="480" w:lineRule="auto"/>
        <w:rPr>
          <w:iCs/>
        </w:rPr>
      </w:pPr>
    </w:p>
    <w:p w14:paraId="319008EE" w14:textId="3E0BFFC2" w:rsidR="002F17C7" w:rsidRDefault="005E16DC" w:rsidP="00E71425">
      <w:pPr>
        <w:spacing w:line="480" w:lineRule="auto"/>
        <w:rPr>
          <w:iCs/>
        </w:rPr>
      </w:pPr>
      <w:r w:rsidRPr="00D37B11">
        <w:tab/>
      </w:r>
      <w:r w:rsidR="005C26B4" w:rsidRPr="00D37B11">
        <w:t>The DIDSON system</w:t>
      </w:r>
      <w:r w:rsidR="00AD5241" w:rsidRPr="00D37B11">
        <w:t xml:space="preserve"> (Sound Metrics, Bellevue, Washington)</w:t>
      </w:r>
      <w:r w:rsidR="005C26B4" w:rsidRPr="00D37B11">
        <w:t xml:space="preserve"> was deployed at 5 </w:t>
      </w:r>
      <w:r w:rsidR="00CC3083">
        <w:t>different locations</w:t>
      </w:r>
      <w:r w:rsidR="005C26B4" w:rsidRPr="00D37B11">
        <w:t xml:space="preserve"> (Fig. 1) from April 20 - April 29 in 2016 during the </w:t>
      </w:r>
      <w:r w:rsidR="00A63F8E" w:rsidRPr="00D37B11">
        <w:t>Sockeye Salmon</w:t>
      </w:r>
      <w:r w:rsidR="005C26B4" w:rsidRPr="00D37B11">
        <w:t xml:space="preserve"> smolt outmigration. We deployed the DIDSON upstream of the counting fence </w:t>
      </w:r>
      <w:commentRangeStart w:id="62"/>
      <w:commentRangeStart w:id="63"/>
      <w:r w:rsidR="005C26B4" w:rsidRPr="00D37B11">
        <w:t>(site UF</w:t>
      </w:r>
      <w:ins w:id="64" w:author="Matt Cheng" w:date="2022-01-18T22:29:00Z">
        <w:r w:rsidR="00025D99">
          <w:t xml:space="preserve">; </w:t>
        </w:r>
      </w:ins>
      <w:ins w:id="65" w:author="Matt Cheng" w:date="2022-01-18T22:38:00Z">
        <w:r w:rsidR="005D39D9" w:rsidRPr="005D39D9">
          <w:t>51° 37' 31.62'' N</w:t>
        </w:r>
        <w:r w:rsidR="005D39D9">
          <w:t xml:space="preserve">, </w:t>
        </w:r>
        <w:r w:rsidR="005D39D9" w:rsidRPr="005D39D9">
          <w:t>124° 8' 31.704'' W</w:t>
        </w:r>
      </w:ins>
      <w:r w:rsidR="005C26B4" w:rsidRPr="00D37B11">
        <w:t xml:space="preserve">) </w:t>
      </w:r>
      <w:commentRangeEnd w:id="62"/>
      <w:r w:rsidR="00057900" w:rsidRPr="00DE6861">
        <w:rPr>
          <w:rStyle w:val="CommentReference"/>
          <w:rFonts w:ascii="Arial" w:eastAsia="Arial" w:hAnsi="Arial" w:cs="Arial"/>
          <w:sz w:val="24"/>
          <w:szCs w:val="24"/>
          <w:lang w:val="en"/>
        </w:rPr>
        <w:commentReference w:id="62"/>
      </w:r>
      <w:commentRangeEnd w:id="63"/>
      <w:r w:rsidR="00805230">
        <w:rPr>
          <w:rStyle w:val="CommentReference"/>
          <w:rFonts w:ascii="Arial" w:eastAsia="Arial" w:hAnsi="Arial" w:cs="Arial"/>
          <w:lang w:val="en"/>
        </w:rPr>
        <w:commentReference w:id="63"/>
      </w:r>
      <w:r w:rsidR="005C26B4" w:rsidRPr="00D37B11">
        <w:t>from April 20 – 21 2016 and April 27 – 29 2016.</w:t>
      </w:r>
      <w:r w:rsidR="002F17C7" w:rsidRPr="00D37B11">
        <w:t xml:space="preserve"> </w:t>
      </w:r>
      <w:r w:rsidR="005C26B4" w:rsidRPr="00D37B11">
        <w:t xml:space="preserve">We also stationed the DIDSON </w:t>
      </w:r>
      <w:commentRangeStart w:id="66"/>
      <w:r w:rsidR="005C26B4" w:rsidRPr="00D37B11">
        <w:t xml:space="preserve">downstream from Chilko River </w:t>
      </w:r>
      <w:commentRangeEnd w:id="66"/>
      <w:r w:rsidR="00F22E2C">
        <w:rPr>
          <w:rStyle w:val="CommentReference"/>
          <w:rFonts w:ascii="Arial" w:eastAsia="Arial" w:hAnsi="Arial" w:cs="Arial"/>
          <w:lang w:val="en"/>
        </w:rPr>
        <w:commentReference w:id="66"/>
      </w:r>
      <w:r w:rsidR="005C26B4" w:rsidRPr="00D37B11">
        <w:t>(</w:t>
      </w:r>
      <w:commentRangeStart w:id="67"/>
      <w:r w:rsidR="005C26B4" w:rsidRPr="00D37B11">
        <w:t>site DR</w:t>
      </w:r>
      <w:commentRangeEnd w:id="67"/>
      <w:r w:rsidR="00F22E2C">
        <w:rPr>
          <w:rStyle w:val="CommentReference"/>
          <w:rFonts w:ascii="Arial" w:eastAsia="Arial" w:hAnsi="Arial" w:cs="Arial"/>
          <w:lang w:val="en"/>
        </w:rPr>
        <w:commentReference w:id="67"/>
      </w:r>
      <w:ins w:id="68" w:author="Matt Cheng" w:date="2022-01-18T22:38:00Z">
        <w:r w:rsidR="00A86115">
          <w:t>;</w:t>
        </w:r>
        <w:r w:rsidR="00A86115" w:rsidRPr="00A86115">
          <w:t xml:space="preserve"> 51° 37' 35.22'' N</w:t>
        </w:r>
        <w:r w:rsidR="00A86115">
          <w:t>,</w:t>
        </w:r>
        <w:r w:rsidR="00A86115" w:rsidRPr="00A86115">
          <w:t xml:space="preserve"> 124° 8' 32.748'' W</w:t>
        </w:r>
      </w:ins>
      <w:r w:rsidR="005C26B4" w:rsidRPr="00D37B11">
        <w:t>) from April 21 – 22 2016 and downstream from the counting fence (site DF</w:t>
      </w:r>
      <w:ins w:id="69" w:author="Matt Cheng" w:date="2022-01-18T22:38:00Z">
        <w:r w:rsidR="00615B2D">
          <w:t xml:space="preserve">; </w:t>
        </w:r>
      </w:ins>
      <w:ins w:id="70" w:author="Matt Cheng" w:date="2022-01-18T22:39:00Z">
        <w:r w:rsidR="00F67E3A" w:rsidRPr="00F67E3A">
          <w:t>51° 37' 32.916'' N</w:t>
        </w:r>
        <w:r w:rsidR="00F67E3A">
          <w:t xml:space="preserve">, </w:t>
        </w:r>
        <w:r w:rsidR="0073096E" w:rsidRPr="0073096E">
          <w:t xml:space="preserve">124° 8' </w:t>
        </w:r>
        <w:r w:rsidR="0073096E" w:rsidRPr="0073096E">
          <w:lastRenderedPageBreak/>
          <w:t>30.156'' W</w:t>
        </w:r>
      </w:ins>
      <w:r w:rsidR="005C26B4" w:rsidRPr="00D37B11">
        <w:t>) from April 23 – 24 2016. Finally, the DIDSON was positioned at a narrow river segment (site N</w:t>
      </w:r>
      <w:ins w:id="71" w:author="Matt Cheng" w:date="2022-01-18T22:39:00Z">
        <w:r w:rsidR="00AF2D0B">
          <w:t xml:space="preserve">; </w:t>
        </w:r>
        <w:r w:rsidR="00183C7E" w:rsidRPr="00183C7E">
          <w:t>51° 36' 55.944'' N</w:t>
        </w:r>
        <w:r w:rsidR="00183C7E">
          <w:t xml:space="preserve">, </w:t>
        </w:r>
        <w:r w:rsidR="00183C7E" w:rsidRPr="00183C7E">
          <w:t>124° 9' 8.64'' W</w:t>
        </w:r>
      </w:ins>
      <w:r w:rsidR="005C26B4" w:rsidRPr="00D37B11">
        <w:t xml:space="preserve">) from April 25 – 26 2016 and April </w:t>
      </w:r>
      <w:r w:rsidR="003742CE" w:rsidRPr="00D37B11">
        <w:t>29,</w:t>
      </w:r>
      <w:r w:rsidR="005C26B4" w:rsidRPr="00D37B11">
        <w:t xml:space="preserve"> 2016. </w:t>
      </w:r>
      <w:r w:rsidR="003F4D55" w:rsidRPr="00D37B11">
        <w:rPr>
          <w:iCs/>
        </w:rPr>
        <w:t>The DIDSON was deployed on a custom-built metal tripod. This frame allowed the DIDSON to be placed ~0.5-m above the riverbed and keep the sensor between level to the water’s surface and -15°</w:t>
      </w:r>
      <w:r w:rsidR="0010260D">
        <w:rPr>
          <w:iCs/>
        </w:rPr>
        <w:t>,</w:t>
      </w:r>
      <w:r w:rsidR="003F4D55" w:rsidRPr="00D37B11">
        <w:rPr>
          <w:iCs/>
        </w:rPr>
        <w:t xml:space="preserve"> and perpendicular to the flow. We used two different configurations of the DIDSON</w:t>
      </w:r>
      <w:ins w:id="72" w:author="Nathaniel Furey" w:date="2022-01-17T20:38:00Z">
        <w:r w:rsidR="0010260D">
          <w:rPr>
            <w:iCs/>
          </w:rPr>
          <w:t>:</w:t>
        </w:r>
      </w:ins>
      <w:r w:rsidR="003F4D55" w:rsidRPr="00D37B11">
        <w:rPr>
          <w:iCs/>
        </w:rPr>
        <w:t xml:space="preserve"> the first constrained the detection range to ~5 meters and the second to 10 meters into the river channel (Table 1), with the outlet or river width 70-100 m depending upon the site.  </w:t>
      </w:r>
    </w:p>
    <w:p w14:paraId="5714566D" w14:textId="77777777" w:rsidR="00794512" w:rsidRPr="00D37B11" w:rsidRDefault="00794512" w:rsidP="00E71425">
      <w:pPr>
        <w:spacing w:line="480" w:lineRule="auto"/>
        <w:rPr>
          <w:iCs/>
        </w:rPr>
      </w:pPr>
    </w:p>
    <w:p w14:paraId="437814D3" w14:textId="77777777" w:rsidR="00C26613" w:rsidRPr="00D37B11" w:rsidDel="00CA5D7E" w:rsidRDefault="00C26613" w:rsidP="00E71425">
      <w:pPr>
        <w:spacing w:line="480" w:lineRule="auto"/>
        <w:rPr>
          <w:del w:id="73" w:author="Matt Cheng" w:date="2022-01-18T22:43:00Z"/>
        </w:rPr>
      </w:pPr>
    </w:p>
    <w:p w14:paraId="7A2E3BB7" w14:textId="3E5F6BC8" w:rsidR="00440B18" w:rsidRPr="00D37B11" w:rsidRDefault="00440B18">
      <w:pPr>
        <w:pStyle w:val="Heading2"/>
        <w:pPrChange w:id="74" w:author="Matt Cheng" w:date="2022-01-18T22:43:00Z">
          <w:pPr>
            <w:spacing w:line="480" w:lineRule="auto"/>
          </w:pPr>
        </w:pPrChange>
      </w:pPr>
      <w:bookmarkStart w:id="75" w:name="_Toc93441092"/>
      <w:r w:rsidRPr="00D37B11">
        <w:t>DIDSON data collection and video processing</w:t>
      </w:r>
      <w:r w:rsidR="00BF450B">
        <w:t xml:space="preserve">. </w:t>
      </w:r>
      <w:r w:rsidR="00BF450B" w:rsidRPr="00EC4950">
        <w:rPr>
          <w:rStyle w:val="Emphasis"/>
          <w:color w:val="2A2A2A"/>
        </w:rPr>
        <w:t>—</w:t>
      </w:r>
      <w:bookmarkEnd w:id="75"/>
      <w:r w:rsidRPr="00D37B11">
        <w:t xml:space="preserve"> </w:t>
      </w:r>
    </w:p>
    <w:p w14:paraId="0A7DBF92" w14:textId="4070369A" w:rsidR="00440B18" w:rsidRPr="00D37B11" w:rsidRDefault="00440B18" w:rsidP="00E71425">
      <w:pPr>
        <w:spacing w:line="480" w:lineRule="auto"/>
        <w:rPr>
          <w:iCs/>
        </w:rPr>
      </w:pPr>
      <w:r w:rsidRPr="00D37B11">
        <w:t xml:space="preserve">Approximately 100 hours of DIDSON acoustic sonar videos were </w:t>
      </w:r>
      <w:r w:rsidR="00E510DA" w:rsidRPr="00D37B11">
        <w:t xml:space="preserve">recorded and </w:t>
      </w:r>
      <w:r w:rsidR="00FB2C88" w:rsidRPr="00D37B11">
        <w:t>evaluated</w:t>
      </w:r>
      <w:r w:rsidR="00E510DA" w:rsidRPr="00D37B11">
        <w:t xml:space="preserve"> across </w:t>
      </w:r>
      <w:r w:rsidR="003F41B0">
        <w:t xml:space="preserve">the </w:t>
      </w:r>
      <w:r w:rsidR="00E510DA" w:rsidRPr="00D37B11">
        <w:t>5 sites</w:t>
      </w:r>
      <w:r w:rsidRPr="00D37B11">
        <w:t xml:space="preserve">. Video files from the DIDSON were analyzed in 30-minute intervals and viewed using the DIDSON Control and Display software (Sound Metrics, Bellevue, Washington). </w:t>
      </w:r>
      <w:r w:rsidR="003F41B0" w:rsidRPr="00D37B11">
        <w:t>Bull Trout were identified based on their body shape (elongated) and</w:t>
      </w:r>
      <w:r w:rsidR="003F41B0">
        <w:t xml:space="preserve"> large</w:t>
      </w:r>
      <w:r w:rsidR="003F41B0" w:rsidRPr="00D37B11">
        <w:t xml:space="preserve"> size relative to out-migrating smolts. Conversely, Sockeye Salmon smolts were identified based on schooling behavior which generated easily identifiable “clouds” of small fish grouped tightly together. </w:t>
      </w:r>
      <w:r w:rsidRPr="00D37B11">
        <w:t xml:space="preserve">In </w:t>
      </w:r>
      <w:r w:rsidR="003F41B0">
        <w:t>each</w:t>
      </w:r>
      <w:r w:rsidR="003F41B0" w:rsidRPr="00D37B11">
        <w:t xml:space="preserve"> </w:t>
      </w:r>
      <w:r w:rsidRPr="00D37B11">
        <w:t xml:space="preserve">video, interactions between Bull Trout and out-migrating </w:t>
      </w:r>
      <w:r w:rsidR="00A63F8E" w:rsidRPr="00D37B11">
        <w:t>Sockeye Salmon</w:t>
      </w:r>
      <w:r w:rsidR="00E23A7D" w:rsidRPr="00D37B11">
        <w:t xml:space="preserve"> </w:t>
      </w:r>
      <w:r w:rsidRPr="00D37B11">
        <w:t xml:space="preserve">smolts were recorded. </w:t>
      </w:r>
      <w:r w:rsidR="003F41B0">
        <w:t>For the purposes of this study, we defined i</w:t>
      </w:r>
      <w:r w:rsidR="007B7FA6" w:rsidRPr="00D37B11">
        <w:t xml:space="preserve">nteractions </w:t>
      </w:r>
      <w:r w:rsidR="003F41B0">
        <w:t>as</w:t>
      </w:r>
      <w:r w:rsidR="007B7FA6" w:rsidRPr="00D37B11">
        <w:t xml:space="preserve"> any </w:t>
      </w:r>
      <w:r w:rsidR="003F41B0">
        <w:t>instance</w:t>
      </w:r>
      <w:r w:rsidR="003F41B0" w:rsidRPr="00D37B11">
        <w:t xml:space="preserve"> </w:t>
      </w:r>
      <w:r w:rsidR="007B7FA6" w:rsidRPr="00D37B11">
        <w:t>it appeared that either Bull Trout or smolts (or both) reacted to the presence or proximity of the other within the video</w:t>
      </w:r>
      <w:r w:rsidR="00A126B4" w:rsidRPr="00D37B11">
        <w:t>.</w:t>
      </w:r>
      <w:r w:rsidRPr="00D37B11">
        <w:t xml:space="preserve"> For every interaction that was recorded, the </w:t>
      </w:r>
      <w:r w:rsidR="003F41B0">
        <w:t>date and time</w:t>
      </w:r>
      <w:r w:rsidRPr="00D37B11">
        <w:t xml:space="preserve"> and lengths of Bull Trout were recorded. The </w:t>
      </w:r>
      <w:r w:rsidR="00354A6D" w:rsidRPr="00D37B11">
        <w:t xml:space="preserve">total length (TL) </w:t>
      </w:r>
      <w:r w:rsidRPr="00D37B11">
        <w:t xml:space="preserve">of </w:t>
      </w:r>
      <w:r w:rsidR="00354A6D" w:rsidRPr="00D37B11">
        <w:t xml:space="preserve">all </w:t>
      </w:r>
      <w:r w:rsidRPr="00D37B11">
        <w:t xml:space="preserve">Bull Trout at a given interaction were recorded using the “Measure” tool </w:t>
      </w:r>
      <w:r w:rsidR="00354A6D" w:rsidRPr="00D37B11">
        <w:t xml:space="preserve">to the nearest cm </w:t>
      </w:r>
      <w:r w:rsidRPr="00D37B11">
        <w:t>within the DIDSON Control and Display software.</w:t>
      </w:r>
    </w:p>
    <w:p w14:paraId="7508906E" w14:textId="7738E6D4" w:rsidR="00064CB0" w:rsidRPr="00D37B11" w:rsidRDefault="00064CB0" w:rsidP="00E71425">
      <w:pPr>
        <w:spacing w:line="480" w:lineRule="auto"/>
        <w:ind w:firstLine="720"/>
      </w:pPr>
      <w:r w:rsidRPr="00D37B11">
        <w:t xml:space="preserve">Videos were processed at frame rates of ~25 - 50 frames/s and were played back, slowed down, and/or paused when interactions were detected. This was done to verify interactions and to measure the lengths of interacting Bull Trout. Further, these videos were viewed using the </w:t>
      </w:r>
      <w:r w:rsidRPr="00D37B11">
        <w:lastRenderedPageBreak/>
        <w:t xml:space="preserve">“Background Subtraction” tool to remove potential static background and to better visualize fish passing through the video. Because Bull Trout are the primary piscivorous predator of migrating smolts in this system </w:t>
      </w:r>
      <w:r w:rsidR="00F843B6">
        <w:fldChar w:fldCharType="begin"/>
      </w:r>
      <w:r w:rsidR="00F843B6">
        <w:instrText xml:space="preserve"> ADDIN ZOTERO_ITEM CSL_CITATION {"citationID":"WA7koP2x","properties":{"formattedCitation":"(Furey et al. 2015, 2016b)","plainCitation":"(Furey et al. 2015, 2016b)","noteIndex":0},"citationItems":[{"id":131,"uris":["http://zotero.org/users/6698527/items/AZYDLQPJ"],"uri":["http://zotero.org/users/6698527/items/AZYDLQPJ"],"itemData":{"id":131,"type":"article-journal","container-title":"Journal of Fish Biology","DOI":"10.1111/jfb.12567","ISSN":"00221112","issue":"1","journalAbbreviation":"J Fish Biol","language":"en","page":"392-401","source":"DOI.org (Crossref)","title":"Extensive feeding on sockeye salmon Oncorhynchus nerka smolts by bull trout Salvelinus confluentus during initial outmigration into a small, unregulated and inland British Columbia river: binge feeding on smolts by s. confluentus","title-short":"Extensive feeding on sockeye salmon &lt;i&gt;Oncorhynchus nerka&lt;/i&gt; smolts by bull trout &lt;i&gt;Salvelinus confluentus&lt;/i&gt; during initial outmigration into a small, unregulated and inland British Columbia river","volume":"86","author":[{"family":"Furey","given":"N. B."},{"family":"Hinch","given":"S. G."},{"family":"Lotto","given":"A. G."},{"family":"Beauchamp","given":"D. A."}],"issued":{"date-parts":[["2015",1]]}}},{"id":163,"uris":["http://zotero.org/users/6698527/items/USRWNGM6"],"uri":["http://zotero.org/users/6698527/items/USRWNGM6"],"itemData":{"id":163,"type":"article-journal","container-title":"Journal of Animal Ecology","DOI":"10.1111/1365-2656.12565","ISSN":"00218790","issue":"5","journalAbbreviation":"J Anim Ecol","language":"en","page":"1307-1317","source":"DOI.org (Crossref)","title":"Piscivorous fish exhibit temperature-influenced binge feeding during an annual prey pulse","volume":"85","author":[{"family":"Furey","given":"Nathan B."},{"family":"Hinch","given":"Scott G."},{"family":"Mesa","given":"Matthew G."},{"family":"Beauchamp","given":"David A."}],"editor":[{"family":"Griffen","given":"Blaine"}],"issued":{"date-parts":[["2016",9]]}}}],"schema":"https://github.com/citation-style-language/schema/raw/master/csl-citation.json"} </w:instrText>
      </w:r>
      <w:r w:rsidR="00F843B6">
        <w:fldChar w:fldCharType="separate"/>
      </w:r>
      <w:r w:rsidR="00D119AF">
        <w:rPr>
          <w:noProof/>
        </w:rPr>
        <w:t>(Furey et al. 2015, 2016b)</w:t>
      </w:r>
      <w:r w:rsidR="00F843B6">
        <w:fldChar w:fldCharType="end"/>
      </w:r>
      <w:r w:rsidR="00F843B6">
        <w:t xml:space="preserve"> </w:t>
      </w:r>
      <w:r w:rsidRPr="00D37B11">
        <w:t>we assumed that large fish on the screen were Bull Trout, but there are other fishes (mountain whitefish and rainbow trout primarily) that are present</w:t>
      </w:r>
      <w:r w:rsidR="00700391">
        <w:t xml:space="preserve"> (see Discussion)</w:t>
      </w:r>
      <w:r w:rsidRPr="00D37B11">
        <w:t>.</w:t>
      </w:r>
      <w:r w:rsidR="0009314F">
        <w:t xml:space="preserve"> </w:t>
      </w:r>
      <w:r w:rsidR="0009314F" w:rsidRPr="00D37B11">
        <w:t>Recorded observations of interactions between Bull Trout and smolts were standardized to per m</w:t>
      </w:r>
      <w:r w:rsidR="0009314F" w:rsidRPr="00D37B11">
        <w:rPr>
          <w:vertAlign w:val="superscript"/>
        </w:rPr>
        <w:t xml:space="preserve">2 </w:t>
      </w:r>
      <w:r w:rsidR="0009314F" w:rsidRPr="00D37B11">
        <w:t>because the window length</w:t>
      </w:r>
      <w:r w:rsidR="00B668BE">
        <w:t xml:space="preserve"> of the DIDSON</w:t>
      </w:r>
      <w:r w:rsidR="0009314F" w:rsidRPr="00D37B11">
        <w:t xml:space="preserve"> (~5</w:t>
      </w:r>
      <w:r w:rsidR="0009314F">
        <w:t xml:space="preserve"> </w:t>
      </w:r>
      <w:r w:rsidR="0009314F" w:rsidRPr="00D37B11">
        <w:t>m vs 10</w:t>
      </w:r>
      <w:r w:rsidR="0009314F">
        <w:t xml:space="preserve"> </w:t>
      </w:r>
      <w:r w:rsidR="0009314F" w:rsidRPr="00D37B11">
        <w:t>m)</w:t>
      </w:r>
      <w:r w:rsidR="00601999">
        <w:t>,</w:t>
      </w:r>
      <w:r w:rsidR="0009314F" w:rsidRPr="00D37B11">
        <w:t xml:space="preserve"> and </w:t>
      </w:r>
      <w:r w:rsidR="0009314F">
        <w:t xml:space="preserve">thus </w:t>
      </w:r>
      <w:r w:rsidR="0009314F" w:rsidRPr="00D37B11">
        <w:t>area</w:t>
      </w:r>
      <w:r w:rsidR="0009314F">
        <w:t xml:space="preserve"> </w:t>
      </w:r>
      <w:r w:rsidR="00FE6D76">
        <w:t>observed</w:t>
      </w:r>
      <w:r w:rsidR="0009314F" w:rsidRPr="00D37B11">
        <w:t xml:space="preserve"> differed among </w:t>
      </w:r>
      <w:del w:id="76" w:author="Matt Cheng" w:date="2022-01-18T21:21:00Z">
        <w:r w:rsidR="0009314F" w:rsidRPr="00D37B11" w:rsidDel="00965C35">
          <w:delText xml:space="preserve">sites </w:delText>
        </w:r>
      </w:del>
      <w:ins w:id="77" w:author="Matt Cheng" w:date="2022-01-18T21:21:00Z">
        <w:r w:rsidR="00965C35">
          <w:t>deployments</w:t>
        </w:r>
        <w:r w:rsidR="00965C35" w:rsidRPr="00D37B11">
          <w:t xml:space="preserve"> </w:t>
        </w:r>
      </w:ins>
      <w:r w:rsidR="0009314F" w:rsidRPr="00D37B11">
        <w:t xml:space="preserve">(Table 1). To estimate the window area </w:t>
      </w:r>
      <w:ins w:id="78" w:author="Matt Cheng" w:date="2022-01-18T21:21:00Z">
        <w:r w:rsidR="00965C35">
          <w:t xml:space="preserve">observed by the DIDSON </w:t>
        </w:r>
      </w:ins>
      <w:r w:rsidR="0009314F" w:rsidRPr="00D37B11">
        <w:t>(~9.87 m</w:t>
      </w:r>
      <w:r w:rsidR="0009314F" w:rsidRPr="00D37B11">
        <w:rPr>
          <w:vertAlign w:val="superscript"/>
        </w:rPr>
        <w:t>2</w:t>
      </w:r>
      <w:r w:rsidR="0009314F" w:rsidRPr="00D37B11">
        <w:t xml:space="preserve"> </w:t>
      </w:r>
      <w:r w:rsidR="0009314F">
        <w:t>for the 5-m window length and</w:t>
      </w:r>
      <w:r w:rsidR="0009314F" w:rsidRPr="00D37B11">
        <w:t xml:space="preserve"> ~29.27 m</w:t>
      </w:r>
      <w:r w:rsidR="0009314F" w:rsidRPr="00D37B11">
        <w:rPr>
          <w:vertAlign w:val="superscript"/>
        </w:rPr>
        <w:t>2</w:t>
      </w:r>
      <w:r w:rsidR="0009314F">
        <w:t xml:space="preserve"> for the 10-m window length</w:t>
      </w:r>
      <w:r w:rsidR="0009314F" w:rsidRPr="00D37B11">
        <w:t xml:space="preserve">), images of the DIDSON were imported and </w:t>
      </w:r>
      <w:r w:rsidR="0009314F">
        <w:t xml:space="preserve">window area </w:t>
      </w:r>
      <w:r w:rsidR="0009314F" w:rsidRPr="00D37B11">
        <w:t xml:space="preserve">calculated using ImageJ </w:t>
      </w:r>
      <w:r w:rsidR="006F0F97">
        <w:fldChar w:fldCharType="begin"/>
      </w:r>
      <w:r w:rsidR="006F0F97">
        <w:instrText xml:space="preserve"> ADDIN ZOTERO_ITEM CSL_CITATION {"citationID":"TBpIsvj9","properties":{"formattedCitation":"(Schneider et al. 2012)","plainCitation":"(Schneider et al. 2012)","noteIndex":0},"citationItems":[{"id":411,"uris":["http://zotero.org/users/6698527/items/UC5JTX5Q"],"uri":["http://zotero.org/users/6698527/items/UC5JTX5Q"],"itemData":{"id":411,"type":"article-journal","abstract":"For the past twenty five years the NIH family of imaging software, NIH Image and ImageJ have been pioneers as open tools for scientific image analysis. We discuss the origins, challenges and solutions of these two programs, and how their history can serve to advise and inform other software projects.","container-title":"Nature Methods","DOI":"10.1038/nmeth.2089","ISSN":"1548-7091, 1548-7105","issue":"7","journalAbbreviation":"Nat Methods","language":"en","page":"671-675","source":"DOI.org (Crossref)","title":"NIH Image to ImageJ: 25 years of image analysis","title-short":"NIH Image to ImageJ","volume":"9","author":[{"family":"Schneider","given":"Caroline A"},{"family":"Rasband","given":"Wayne S"},{"family":"Eliceiri","given":"Kevin W"}],"issued":{"date-parts":[["2012",7]]}}}],"schema":"https://github.com/citation-style-language/schema/raw/master/csl-citation.json"} </w:instrText>
      </w:r>
      <w:r w:rsidR="006F0F97">
        <w:fldChar w:fldCharType="separate"/>
      </w:r>
      <w:r w:rsidR="00D119AF">
        <w:rPr>
          <w:noProof/>
        </w:rPr>
        <w:t>(Schneider et al. 2012)</w:t>
      </w:r>
      <w:r w:rsidR="006F0F97">
        <w:fldChar w:fldCharType="end"/>
      </w:r>
      <w:r w:rsidR="004733C1">
        <w:t>.</w:t>
      </w:r>
    </w:p>
    <w:p w14:paraId="16B27BB3" w14:textId="77777777" w:rsidR="005E16DC" w:rsidRPr="00D37B11" w:rsidRDefault="005E16DC" w:rsidP="00E71425">
      <w:pPr>
        <w:spacing w:line="480" w:lineRule="auto"/>
        <w:rPr>
          <w:i/>
        </w:rPr>
      </w:pPr>
    </w:p>
    <w:p w14:paraId="7041F273" w14:textId="3F549CAA" w:rsidR="005E16DC" w:rsidRDefault="005E16DC">
      <w:pPr>
        <w:pStyle w:val="Heading2"/>
        <w:rPr>
          <w:rStyle w:val="Emphasis"/>
          <w:color w:val="2A2A2A"/>
        </w:rPr>
      </w:pPr>
      <w:bookmarkStart w:id="79" w:name="_Toc93441093"/>
      <w:r w:rsidRPr="00D37B11">
        <w:t>Data analysis</w:t>
      </w:r>
      <w:r w:rsidR="00B50A4A">
        <w:t xml:space="preserve">. </w:t>
      </w:r>
      <w:r w:rsidR="00B50A4A" w:rsidRPr="00EC4950">
        <w:rPr>
          <w:rStyle w:val="Emphasis"/>
          <w:color w:val="2A2A2A"/>
        </w:rPr>
        <w:t>—</w:t>
      </w:r>
      <w:bookmarkEnd w:id="79"/>
    </w:p>
    <w:p w14:paraId="2C0B0332" w14:textId="77777777" w:rsidR="0070786B" w:rsidRPr="0070786B" w:rsidDel="00A3749E" w:rsidRDefault="0070786B" w:rsidP="0070786B">
      <w:pPr>
        <w:rPr>
          <w:del w:id="80" w:author="Matt Cheng" w:date="2022-01-18T21:21:00Z"/>
        </w:rPr>
      </w:pPr>
    </w:p>
    <w:p w14:paraId="2CFF1FD6" w14:textId="77777777" w:rsidR="005E16DC" w:rsidRPr="00D37B11" w:rsidRDefault="005E16DC">
      <w:pPr>
        <w:pStyle w:val="Heading2"/>
        <w:pPrChange w:id="81" w:author="Matt Cheng" w:date="2022-01-18T22:43:00Z">
          <w:pPr>
            <w:spacing w:line="480" w:lineRule="auto"/>
          </w:pPr>
        </w:pPrChange>
      </w:pPr>
    </w:p>
    <w:p w14:paraId="34D59203" w14:textId="4922C5EF" w:rsidR="0094328F" w:rsidRDefault="00BA0C20" w:rsidP="00E74574">
      <w:pPr>
        <w:spacing w:line="480" w:lineRule="auto"/>
        <w:rPr>
          <w:ins w:id="82" w:author="Nathaniel Furey" w:date="2022-01-17T21:00:00Z"/>
        </w:rPr>
      </w:pPr>
      <w:commentRangeStart w:id="83"/>
      <w:r w:rsidRPr="00D37B11">
        <w:t>Kruskal-Wallis rank sum tests were used to test for differences in the number of interactions</w:t>
      </w:r>
      <w:ins w:id="84" w:author="Matt Cheng" w:date="2022-01-18T21:33:00Z">
        <w:r w:rsidR="00D833F3">
          <w:t xml:space="preserve"> per 30</w:t>
        </w:r>
      </w:ins>
      <w:ins w:id="85" w:author="Matt Cheng" w:date="2022-01-18T21:38:00Z">
        <w:r w:rsidR="002F5077">
          <w:t>-</w:t>
        </w:r>
      </w:ins>
      <w:ins w:id="86" w:author="Matt Cheng" w:date="2022-01-18T21:33:00Z">
        <w:r w:rsidR="00D833F3">
          <w:t>minute intervals</w:t>
        </w:r>
      </w:ins>
      <w:ins w:id="87" w:author="Matt Cheng" w:date="2022-01-18T21:34:00Z">
        <w:r w:rsidR="00E52ED3">
          <w:t>, standardized to</w:t>
        </w:r>
      </w:ins>
      <w:ins w:id="88" w:author="Matt Cheng" w:date="2022-01-18T21:33:00Z">
        <w:r w:rsidR="00D833F3">
          <w:t xml:space="preserve"> per m</w:t>
        </w:r>
        <w:r w:rsidR="00D833F3">
          <w:rPr>
            <w:vertAlign w:val="superscript"/>
          </w:rPr>
          <w:t>2</w:t>
        </w:r>
      </w:ins>
      <w:r w:rsidRPr="00D37B11">
        <w:t xml:space="preserve"> across</w:t>
      </w:r>
      <w:r w:rsidR="00EA22B1">
        <w:t xml:space="preserve"> all</w:t>
      </w:r>
      <w:r w:rsidRPr="00D37B11">
        <w:t xml:space="preserve"> </w:t>
      </w:r>
      <w:del w:id="89" w:author="Matt Cheng" w:date="2022-01-18T21:26:00Z">
        <w:r w:rsidRPr="00D37B11" w:rsidDel="0081769E">
          <w:delText>sites</w:delText>
        </w:r>
        <w:commentRangeEnd w:id="83"/>
        <w:r w:rsidR="0009314F" w:rsidDel="0081769E">
          <w:rPr>
            <w:rStyle w:val="CommentReference"/>
            <w:rFonts w:ascii="Arial" w:eastAsia="Arial" w:hAnsi="Arial" w:cs="Arial"/>
            <w:lang w:val="en"/>
          </w:rPr>
          <w:commentReference w:id="83"/>
        </w:r>
      </w:del>
      <w:ins w:id="90" w:author="Matt Cheng" w:date="2022-01-18T21:26:00Z">
        <w:r w:rsidR="0081769E">
          <w:t>deployments</w:t>
        </w:r>
      </w:ins>
      <w:r w:rsidRPr="00D37B11">
        <w:t xml:space="preserve">. </w:t>
      </w:r>
      <w:ins w:id="91" w:author="Matt Cheng" w:date="2022-01-18T21:33:00Z">
        <w:r w:rsidR="00E52ED3">
          <w:t xml:space="preserve">Observations that contained zero interactions were included in this analysis. </w:t>
        </w:r>
      </w:ins>
      <w:r w:rsidR="005E16DC" w:rsidRPr="00D37B11">
        <w:t xml:space="preserve">Non-parametric Wilcoxon rank sum tests were performed to test for differences in the number of </w:t>
      </w:r>
      <w:del w:id="92" w:author="Matt Cheng" w:date="2022-01-18T21:34:00Z">
        <w:r w:rsidR="005E16DC" w:rsidRPr="00D37B11" w:rsidDel="00F4134F">
          <w:delText xml:space="preserve">interactions </w:delText>
        </w:r>
      </w:del>
      <w:ins w:id="93" w:author="Matt Cheng" w:date="2022-01-18T21:34:00Z">
        <w:r w:rsidR="00F4134F">
          <w:t>standardized interactions</w:t>
        </w:r>
      </w:ins>
      <w:ins w:id="94" w:author="Matt Cheng" w:date="2022-01-18T21:36:00Z">
        <w:r w:rsidR="00D62BF0">
          <w:t xml:space="preserve"> (m</w:t>
        </w:r>
      </w:ins>
      <w:ins w:id="95" w:author="Matt Cheng" w:date="2022-01-18T21:45:00Z">
        <w:r w:rsidR="00D6110A">
          <w:rPr>
            <w:vertAlign w:val="superscript"/>
          </w:rPr>
          <w:t>-2</w:t>
        </w:r>
      </w:ins>
      <w:ins w:id="96" w:author="Matt Cheng" w:date="2022-01-18T21:36:00Z">
        <w:r w:rsidR="00D62BF0">
          <w:t>)</w:t>
        </w:r>
      </w:ins>
      <w:ins w:id="97" w:author="Matt Cheng" w:date="2022-01-18T21:34:00Z">
        <w:r w:rsidR="00F4134F">
          <w:t xml:space="preserve"> </w:t>
        </w:r>
      </w:ins>
      <w:ins w:id="98" w:author="Matt Cheng" w:date="2022-01-18T21:37:00Z">
        <w:r w:rsidR="004F15FC">
          <w:t>measured across</w:t>
        </w:r>
      </w:ins>
      <w:ins w:id="99" w:author="Matt Cheng" w:date="2022-01-18T21:34:00Z">
        <w:r w:rsidR="00F4134F">
          <w:t xml:space="preserve"> 30</w:t>
        </w:r>
      </w:ins>
      <w:ins w:id="100" w:author="Matt Cheng" w:date="2022-01-18T21:38:00Z">
        <w:r w:rsidR="002F5077">
          <w:t>-</w:t>
        </w:r>
      </w:ins>
      <w:ins w:id="101" w:author="Matt Cheng" w:date="2022-01-18T21:34:00Z">
        <w:r w:rsidR="00F4134F">
          <w:t>minute intervals</w:t>
        </w:r>
        <w:r w:rsidR="00F4134F" w:rsidRPr="00D37B11">
          <w:t xml:space="preserve"> </w:t>
        </w:r>
      </w:ins>
      <w:r w:rsidR="005E16DC" w:rsidRPr="00D37B11">
        <w:t xml:space="preserve">between daylight and </w:t>
      </w:r>
      <w:del w:id="102" w:author="Matt Cheng" w:date="2022-01-18T22:30:00Z">
        <w:r w:rsidR="005E16DC" w:rsidRPr="00D37B11" w:rsidDel="00596935">
          <w:delText>night</w:delText>
        </w:r>
      </w:del>
      <w:del w:id="103" w:author="Matt Cheng" w:date="2022-01-18T22:25:00Z">
        <w:r w:rsidR="005E16DC" w:rsidRPr="00D37B11" w:rsidDel="00342346">
          <w:delText xml:space="preserve"> </w:delText>
        </w:r>
      </w:del>
      <w:del w:id="104" w:author="Matt Cheng" w:date="2022-01-18T22:30:00Z">
        <w:r w:rsidR="005E16DC" w:rsidRPr="00D37B11" w:rsidDel="00596935">
          <w:delText>times</w:delText>
        </w:r>
      </w:del>
      <w:ins w:id="105" w:author="Matt Cheng" w:date="2022-01-18T22:30:00Z">
        <w:r w:rsidR="00596935" w:rsidRPr="00D37B11">
          <w:t>nighttime</w:t>
        </w:r>
      </w:ins>
      <w:r w:rsidR="005E16DC" w:rsidRPr="00D37B11">
        <w:t xml:space="preserve"> hours (sunrise and sunset determined via </w:t>
      </w:r>
      <w:hyperlink r:id="rId12" w:history="1">
        <w:r w:rsidR="009D53B8" w:rsidRPr="00D37B11">
          <w:rPr>
            <w:rStyle w:val="Hyperlink"/>
          </w:rPr>
          <w:t>https://www.timeanddate.com/</w:t>
        </w:r>
      </w:hyperlink>
      <w:r w:rsidR="005E16DC" w:rsidRPr="00D37B11">
        <w:t>)</w:t>
      </w:r>
      <w:r w:rsidR="00D37B80" w:rsidRPr="00D37B11">
        <w:t xml:space="preserve"> both collectively among all </w:t>
      </w:r>
      <w:del w:id="106" w:author="Matt Cheng" w:date="2022-01-18T21:34:00Z">
        <w:r w:rsidR="00D37B80" w:rsidRPr="00D37B11" w:rsidDel="00EF3FEC">
          <w:delText xml:space="preserve">sites </w:delText>
        </w:r>
      </w:del>
      <w:ins w:id="107" w:author="Matt Cheng" w:date="2022-01-18T21:37:00Z">
        <w:r w:rsidR="00661A48">
          <w:t>deployments</w:t>
        </w:r>
      </w:ins>
      <w:ins w:id="108" w:author="Matt Cheng" w:date="2022-01-18T21:34:00Z">
        <w:r w:rsidR="00EF3FEC" w:rsidRPr="00D37B11">
          <w:t xml:space="preserve"> </w:t>
        </w:r>
      </w:ins>
      <w:r w:rsidR="00D37B80" w:rsidRPr="00D37B11">
        <w:t xml:space="preserve">and with a separate test for each of the five </w:t>
      </w:r>
      <w:ins w:id="109" w:author="Matt Cheng" w:date="2022-01-18T21:37:00Z">
        <w:r w:rsidR="00070316">
          <w:t>different deployments</w:t>
        </w:r>
      </w:ins>
      <w:del w:id="110" w:author="Matt Cheng" w:date="2022-01-18T21:37:00Z">
        <w:r w:rsidR="00D37B80" w:rsidRPr="00D37B11" w:rsidDel="00070316">
          <w:delText>sites</w:delText>
        </w:r>
      </w:del>
      <w:r w:rsidR="009D53B8" w:rsidRPr="00D37B11">
        <w:t xml:space="preserve">. </w:t>
      </w:r>
      <w:r w:rsidR="005E16DC" w:rsidRPr="00D37B11">
        <w:t xml:space="preserve">Finally, correlations between smolt densities and interactions between Bull Trout and smolts were tested </w:t>
      </w:r>
      <w:ins w:id="111" w:author="Matt Cheng" w:date="2022-01-19T10:07:00Z">
        <w:r w:rsidR="002D5600">
          <w:t>for all deployments and with a separate test for each of the five different deployments</w:t>
        </w:r>
      </w:ins>
      <w:ins w:id="112" w:author="Matt Cheng" w:date="2022-01-19T10:08:00Z">
        <w:r w:rsidR="007C1291">
          <w:t xml:space="preserve"> </w:t>
        </w:r>
      </w:ins>
      <w:ins w:id="113" w:author="Matt Cheng" w:date="2022-01-19T10:07:00Z">
        <w:r w:rsidR="002D5600">
          <w:t xml:space="preserve">using </w:t>
        </w:r>
        <w:r w:rsidR="00E74574">
          <w:t>Pearson’s</w:t>
        </w:r>
        <w:r w:rsidR="002D5600">
          <w:t xml:space="preserve"> correlation coefficient.</w:t>
        </w:r>
      </w:ins>
      <w:del w:id="114" w:author="Matt Cheng" w:date="2022-01-19T10:07:00Z">
        <w:r w:rsidR="005E16DC" w:rsidRPr="00D37B11" w:rsidDel="00E74574">
          <w:delText>using Pearson’s correlation coefficient.</w:delText>
        </w:r>
      </w:del>
      <w:r w:rsidR="005E16DC" w:rsidRPr="00D37B11">
        <w:t xml:space="preserve"> </w:t>
      </w:r>
      <w:del w:id="115" w:author="Matt Cheng" w:date="2022-01-18T21:28:00Z">
        <w:r w:rsidR="005E16DC" w:rsidRPr="00D37B11" w:rsidDel="00705E3F">
          <w:delText>Here</w:delText>
        </w:r>
      </w:del>
      <w:ins w:id="116" w:author="Matt Cheng" w:date="2022-01-18T21:28:00Z">
        <w:r w:rsidR="00705E3F">
          <w:t>To assess potential correlations</w:t>
        </w:r>
      </w:ins>
      <w:r w:rsidR="005E16DC" w:rsidRPr="00D37B11">
        <w:t>, interactions were pooled every hour</w:t>
      </w:r>
      <w:ins w:id="117" w:author="Nathaniel Furey" w:date="2022-01-17T20:58:00Z">
        <w:r w:rsidR="00200CAA">
          <w:t xml:space="preserve">, </w:t>
        </w:r>
      </w:ins>
      <w:commentRangeStart w:id="118"/>
      <w:commentRangeStart w:id="119"/>
      <w:r w:rsidR="00200CAA">
        <w:t>instead of every 30</w:t>
      </w:r>
      <w:ins w:id="120" w:author="Matt Cheng" w:date="2022-01-18T21:38:00Z">
        <w:r w:rsidR="004C7C2D">
          <w:t xml:space="preserve"> </w:t>
        </w:r>
      </w:ins>
      <w:del w:id="121" w:author="Matt Cheng" w:date="2022-01-18T21:38:00Z">
        <w:r w:rsidR="00200CAA" w:rsidDel="002F5077">
          <w:delText xml:space="preserve"> </w:delText>
        </w:r>
      </w:del>
      <w:r w:rsidR="00200CAA">
        <w:t>minutes</w:t>
      </w:r>
      <w:commentRangeEnd w:id="118"/>
      <w:r w:rsidR="00200CAA">
        <w:rPr>
          <w:rStyle w:val="CommentReference"/>
          <w:rFonts w:ascii="Arial" w:eastAsia="Arial" w:hAnsi="Arial" w:cs="Arial"/>
          <w:lang w:val="en"/>
        </w:rPr>
        <w:commentReference w:id="118"/>
      </w:r>
      <w:commentRangeEnd w:id="119"/>
      <w:r w:rsidR="008A01E9">
        <w:rPr>
          <w:rStyle w:val="CommentReference"/>
          <w:rFonts w:ascii="Arial" w:eastAsia="Arial" w:hAnsi="Arial" w:cs="Arial"/>
          <w:lang w:val="en"/>
        </w:rPr>
        <w:commentReference w:id="119"/>
      </w:r>
      <w:r w:rsidR="00200CAA">
        <w:t>,</w:t>
      </w:r>
      <w:r w:rsidR="005E16DC" w:rsidRPr="00D37B11">
        <w:t xml:space="preserve"> to correspond with hourly estimates of smolt densities obtained from the DFO counting fence. </w:t>
      </w:r>
      <w:commentRangeStart w:id="122"/>
      <w:commentRangeStart w:id="123"/>
      <w:del w:id="124" w:author="Matt Cheng" w:date="2022-01-18T21:28:00Z">
        <w:r w:rsidR="00820F5F" w:rsidRPr="00D37B11" w:rsidDel="00723038">
          <w:lastRenderedPageBreak/>
          <w:delText xml:space="preserve">Because </w:delText>
        </w:r>
      </w:del>
      <w:ins w:id="125" w:author="Matt Cheng" w:date="2022-01-18T21:28:00Z">
        <w:r w:rsidR="00723038">
          <w:t>Furthermore, because</w:t>
        </w:r>
        <w:r w:rsidR="00723038" w:rsidRPr="00D37B11">
          <w:t xml:space="preserve"> </w:t>
        </w:r>
      </w:ins>
      <w:r w:rsidR="00820F5F" w:rsidRPr="00D37B11">
        <w:t>we were</w:t>
      </w:r>
      <w:ins w:id="126" w:author="Matt Cheng" w:date="2022-01-18T21:29:00Z">
        <w:r w:rsidR="00AE7B76">
          <w:t xml:space="preserve"> only</w:t>
        </w:r>
      </w:ins>
      <w:r w:rsidR="00820F5F" w:rsidRPr="00D37B11">
        <w:t xml:space="preserve"> focused on predator-prey interactions during times of active smolt migrations, we removed any time period when smolts were not migrating due to fence closure</w:t>
      </w:r>
      <w:del w:id="127" w:author="Matt Cheng" w:date="2022-01-18T21:29:00Z">
        <w:r w:rsidR="00820F5F" w:rsidRPr="00D37B11" w:rsidDel="00461B68">
          <w:delText xml:space="preserve"> and thus smolt density estimates equaled zero</w:delText>
        </w:r>
      </w:del>
      <w:r w:rsidR="00820F5F" w:rsidRPr="00D37B11">
        <w:t xml:space="preserve"> (mostly during daylight hours)</w:t>
      </w:r>
      <w:ins w:id="128" w:author="Matt Cheng" w:date="2022-01-18T21:29:00Z">
        <w:r w:rsidR="00461B68">
          <w:t xml:space="preserve">, to better capture potential </w:t>
        </w:r>
      </w:ins>
      <w:ins w:id="129" w:author="Matt Cheng" w:date="2022-01-18T21:31:00Z">
        <w:r w:rsidR="00686FB2">
          <w:t>correlations</w:t>
        </w:r>
      </w:ins>
      <w:ins w:id="130" w:author="Matt Cheng" w:date="2022-01-18T21:29:00Z">
        <w:r w:rsidR="00461B68">
          <w:t xml:space="preserve"> between Bull Trout and smolt</w:t>
        </w:r>
      </w:ins>
      <w:r w:rsidR="005E55F5">
        <w:t xml:space="preserve"> densities.</w:t>
      </w:r>
      <w:r w:rsidR="005E16DC" w:rsidRPr="00D37B11">
        <w:t xml:space="preserve"> </w:t>
      </w:r>
      <w:commentRangeEnd w:id="122"/>
      <w:r w:rsidR="0094328F">
        <w:rPr>
          <w:rStyle w:val="CommentReference"/>
          <w:rFonts w:ascii="Arial" w:eastAsia="Arial" w:hAnsi="Arial" w:cs="Arial"/>
          <w:lang w:val="en"/>
        </w:rPr>
        <w:commentReference w:id="122"/>
      </w:r>
      <w:commentRangeEnd w:id="123"/>
      <w:r w:rsidR="00D833F3">
        <w:rPr>
          <w:rStyle w:val="CommentReference"/>
          <w:rFonts w:ascii="Arial" w:eastAsia="Arial" w:hAnsi="Arial" w:cs="Arial"/>
          <w:lang w:val="en"/>
        </w:rPr>
        <w:commentReference w:id="123"/>
      </w:r>
    </w:p>
    <w:p w14:paraId="39EC6459" w14:textId="04C6881B" w:rsidR="005E16DC" w:rsidRPr="009D4D15" w:rsidRDefault="001C3F1A" w:rsidP="009D4D15">
      <w:pPr>
        <w:spacing w:line="480" w:lineRule="auto"/>
        <w:ind w:firstLine="720"/>
      </w:pPr>
      <w:r>
        <w:rPr>
          <w:color w:val="202124"/>
          <w:highlight w:val="white"/>
        </w:rPr>
        <w:t xml:space="preserve">Bull Trout TL </w:t>
      </w:r>
      <w:r w:rsidR="000D4206">
        <w:rPr>
          <w:color w:val="202124"/>
          <w:highlight w:val="white"/>
        </w:rPr>
        <w:t>were</w:t>
      </w:r>
      <w:r>
        <w:rPr>
          <w:color w:val="202124"/>
          <w:highlight w:val="white"/>
        </w:rPr>
        <w:t xml:space="preserve"> measured in each</w:t>
      </w:r>
      <w:r w:rsidR="00522403">
        <w:rPr>
          <w:color w:val="202124"/>
          <w:highlight w:val="white"/>
        </w:rPr>
        <w:t xml:space="preserve"> recorded</w:t>
      </w:r>
      <w:r>
        <w:rPr>
          <w:color w:val="202124"/>
          <w:highlight w:val="white"/>
        </w:rPr>
        <w:t xml:space="preserve"> interaction. </w:t>
      </w:r>
      <w:r w:rsidR="0087519F" w:rsidRPr="00D37B11">
        <w:rPr>
          <w:color w:val="202124"/>
          <w:highlight w:val="white"/>
        </w:rPr>
        <w:t xml:space="preserve">Because length measurements of Bull Trout were </w:t>
      </w:r>
      <w:r>
        <w:rPr>
          <w:color w:val="202124"/>
          <w:highlight w:val="white"/>
        </w:rPr>
        <w:t>measured</w:t>
      </w:r>
      <w:r w:rsidRPr="00D37B11">
        <w:rPr>
          <w:color w:val="202124"/>
          <w:highlight w:val="white"/>
        </w:rPr>
        <w:t xml:space="preserve"> </w:t>
      </w:r>
      <w:r w:rsidR="00CC6A3B" w:rsidRPr="00D37B11">
        <w:rPr>
          <w:color w:val="202124"/>
          <w:highlight w:val="white"/>
        </w:rPr>
        <w:t xml:space="preserve">for </w:t>
      </w:r>
      <w:r w:rsidR="0087519F" w:rsidRPr="00D37B11">
        <w:rPr>
          <w:color w:val="202124"/>
          <w:highlight w:val="white"/>
        </w:rPr>
        <w:t xml:space="preserve">every interaction, it is </w:t>
      </w:r>
      <w:r>
        <w:rPr>
          <w:color w:val="202124"/>
          <w:highlight w:val="white"/>
        </w:rPr>
        <w:t>nearly certain</w:t>
      </w:r>
      <w:r w:rsidR="0087519F" w:rsidRPr="00D37B11">
        <w:rPr>
          <w:color w:val="202124"/>
          <w:highlight w:val="white"/>
        </w:rPr>
        <w:t xml:space="preserve"> that individuals were remeasured several times.</w:t>
      </w:r>
      <w:r w:rsidR="0087519F" w:rsidRPr="00D37B11">
        <w:rPr>
          <w:color w:val="202124"/>
        </w:rPr>
        <w:t xml:space="preserve"> </w:t>
      </w:r>
      <w:r w:rsidR="00DB7636" w:rsidRPr="00D37B11">
        <w:rPr>
          <w:color w:val="202124"/>
        </w:rPr>
        <w:t xml:space="preserve">Furthermore, additional biases could be introduced because Bull Trout in this system were not moving unidirectionally, and Bull Trout are likely to be remeasured </w:t>
      </w:r>
      <w:r>
        <w:rPr>
          <w:color w:val="202124"/>
        </w:rPr>
        <w:t xml:space="preserve">as they pass through the DIDSON’s viewing window from both upstream and downstream directions </w:t>
      </w:r>
      <w:r w:rsidR="00E0159E">
        <w:rPr>
          <w:color w:val="202124"/>
        </w:rPr>
        <w:fldChar w:fldCharType="begin"/>
      </w:r>
      <w:r w:rsidR="00E0159E">
        <w:rPr>
          <w:color w:val="202124"/>
        </w:rPr>
        <w:instrText xml:space="preserve"> ADDIN ZOTERO_ITEM CSL_CITATION {"citationID":"iwFOi8ij","properties":{"formattedCitation":"(Martignac et al. 2015)","plainCitation":"(Martignac et al. 2015)","noteIndex":0},"citationItems":[{"id":46,"uris":["http://zotero.org/users/6698527/items/PBE793DM"],"uri":["http://zotero.org/users/6698527/items/PBE793DM"],"itemData":{"id":46,"type":"article-journal","abstract":"European Union legislation, through the Water Framework Directive (2000/60/ EC), as well as national legislation, such as the ‘Grenelle Environnement’ (2007) in France, requires restoration of ecological connectivity in streams to improve free circulation of migratory ﬁsh. Different methods (e.g. capture by trap or net, telemetry, hydroacoustics) are used to evaluate the efﬁciency of ﬁsh passes to estimate the migratory species abundance and analyse changes in their within-river distributions. Among these methods, hydroacoustics is non-intrusive, allowing long-term observation and description of ﬁsh populations based on physical properties of sound in water. However, the main limit to hydroacoustic tools is their difﬁculty in identifying species. Initially designed for military purposes, dual-frequency identiﬁcation sonar (DIDSON) has been used in environmental management for a decade. This acoustic camera uses higher frequencies and more sub-beams than common hydroacoustic tools, which improves image resolution and then enables observation of ﬁsh morphology and swimming behaviour. The ability to subtract static echoes from echograms and directly measure ﬁsh length improve the species-identiﬁcation process. However, some limits have been identiﬁed, such as automatic dataset recording and the low range of the detection beam, which decreases accuracy, but efﬁcient tools are now being developed to improve the accuracy of data recording (morphology, species identiﬁcation, direction and speed). The new technological properties of acoustic cameras, such as the video-like visualization of the data, have greatly improved monitoring of diadromous ﬁsh populations (abundance, distribution and behaviour), helping river and ﬁsheries managers and researchers in making decisions.","container-title":"Fish and Fisheries","DOI":"10.1111/faf.12071","ISSN":"14672960","issue":"3","journalAbbreviation":"Fish Fish","language":"en","page":"486-510","source":"DOI.org (Crossref)","title":"The use of acoustic cameras in shallow waters: new hydroacoustic tools for monitoring migratory fish population. A review of DIDSON technology","title-short":"The use of acoustic cameras in shallow waters","volume":"16","author":[{"family":"Martignac","given":"François"},{"family":"Daroux","given":"Aurélie"},{"family":"Bagliniere","given":"Jean-Luc"},{"family":"Ombredane","given":"Dominique"},{"family":"Guillard","given":"Jean"}],"issued":{"date-parts":[["2015",9]]}}}],"schema":"https://github.com/citation-style-language/schema/raw/master/csl-citation.json"} </w:instrText>
      </w:r>
      <w:r w:rsidR="00E0159E">
        <w:rPr>
          <w:color w:val="202124"/>
        </w:rPr>
        <w:fldChar w:fldCharType="separate"/>
      </w:r>
      <w:r w:rsidR="00D119AF">
        <w:rPr>
          <w:noProof/>
          <w:color w:val="202124"/>
        </w:rPr>
        <w:t>(Martignac et al. 2015)</w:t>
      </w:r>
      <w:r w:rsidR="00E0159E">
        <w:rPr>
          <w:color w:val="202124"/>
        </w:rPr>
        <w:fldChar w:fldCharType="end"/>
      </w:r>
      <w:r w:rsidR="00E0159E">
        <w:rPr>
          <w:color w:val="202124"/>
        </w:rPr>
        <w:t xml:space="preserve">. </w:t>
      </w:r>
      <w:r w:rsidR="00CC6A3B" w:rsidRPr="00D37B11">
        <w:rPr>
          <w:color w:val="202124"/>
        </w:rPr>
        <w:t xml:space="preserve">In response, this distribution of </w:t>
      </w:r>
      <w:r w:rsidR="00A04C44" w:rsidRPr="00D37B11">
        <w:rPr>
          <w:color w:val="202124"/>
        </w:rPr>
        <w:t>comprehensive</w:t>
      </w:r>
      <w:r w:rsidR="00CC6A3B" w:rsidRPr="00D37B11">
        <w:rPr>
          <w:color w:val="202124"/>
        </w:rPr>
        <w:t xml:space="preserve">, but likely pseudo-replicated, </w:t>
      </w:r>
      <w:r>
        <w:rPr>
          <w:color w:val="202124"/>
        </w:rPr>
        <w:t>TLs</w:t>
      </w:r>
      <w:r w:rsidRPr="00D37B11">
        <w:rPr>
          <w:color w:val="202124"/>
        </w:rPr>
        <w:t xml:space="preserve"> </w:t>
      </w:r>
      <w:r w:rsidR="00CC6A3B" w:rsidRPr="00D37B11">
        <w:rPr>
          <w:color w:val="202124"/>
        </w:rPr>
        <w:t xml:space="preserve">were compared to a </w:t>
      </w:r>
      <w:r>
        <w:rPr>
          <w:color w:val="202124"/>
        </w:rPr>
        <w:t>subset of TLs</w:t>
      </w:r>
      <w:r w:rsidR="00CC6A3B" w:rsidRPr="00D37B11">
        <w:rPr>
          <w:color w:val="202124"/>
        </w:rPr>
        <w:t xml:space="preserve"> that only </w:t>
      </w:r>
      <w:del w:id="131" w:author="Matt Cheng" w:date="2022-01-18T22:31:00Z">
        <w:r w:rsidR="00CC6A3B" w:rsidRPr="00D37B11" w:rsidDel="00600284">
          <w:rPr>
            <w:color w:val="202124"/>
          </w:rPr>
          <w:delText xml:space="preserve">consisted </w:delText>
        </w:r>
        <w:r w:rsidDel="00600284">
          <w:rPr>
            <w:color w:val="202124"/>
          </w:rPr>
          <w:delText xml:space="preserve"> of</w:delText>
        </w:r>
      </w:del>
      <w:ins w:id="132" w:author="Matt Cheng" w:date="2022-01-18T22:31:00Z">
        <w:r w:rsidR="00600284" w:rsidRPr="00D37B11">
          <w:rPr>
            <w:color w:val="202124"/>
          </w:rPr>
          <w:t xml:space="preserve">consisted </w:t>
        </w:r>
        <w:r w:rsidR="00600284">
          <w:rPr>
            <w:color w:val="202124"/>
          </w:rPr>
          <w:t>of</w:t>
        </w:r>
      </w:ins>
      <w:r>
        <w:rPr>
          <w:color w:val="202124"/>
        </w:rPr>
        <w:t xml:space="preserve"> </w:t>
      </w:r>
      <w:r w:rsidR="00CC6A3B" w:rsidRPr="00D37B11">
        <w:rPr>
          <w:color w:val="202124"/>
        </w:rPr>
        <w:t>Bull Trout from the single interaction that had the most Bull Trout in the frame for each deployment</w:t>
      </w:r>
      <w:r w:rsidR="008A5A3F" w:rsidRPr="00D37B11">
        <w:rPr>
          <w:color w:val="202124"/>
        </w:rPr>
        <w:t xml:space="preserve"> night</w:t>
      </w:r>
      <w:r w:rsidR="007C3397" w:rsidRPr="00D37B11">
        <w:rPr>
          <w:color w:val="202124"/>
        </w:rPr>
        <w:t xml:space="preserve">. </w:t>
      </w:r>
      <w:r w:rsidR="0087519F" w:rsidRPr="00D37B11">
        <w:rPr>
          <w:color w:val="202124"/>
        </w:rPr>
        <w:t xml:space="preserve"> </w:t>
      </w:r>
      <w:r w:rsidR="00593BB9" w:rsidRPr="00D37B11">
        <w:rPr>
          <w:color w:val="202124"/>
        </w:rPr>
        <w:t>Non</w:t>
      </w:r>
      <w:r w:rsidR="005E16DC" w:rsidRPr="00D37B11">
        <w:t>-parametric Wilcoxon rank sum tests were used to test for differences between</w:t>
      </w:r>
      <w:r w:rsidR="00773CB5" w:rsidRPr="00D37B11">
        <w:t xml:space="preserve"> </w:t>
      </w:r>
      <w:r w:rsidR="005E16DC" w:rsidRPr="00D37B11">
        <w:t>DIDSON</w:t>
      </w:r>
      <w:r w:rsidR="00B36CFE" w:rsidRPr="00D37B11">
        <w:t xml:space="preserve">-derived </w:t>
      </w:r>
      <w:r w:rsidR="005E16DC" w:rsidRPr="00D37B11">
        <w:t>estimates</w:t>
      </w:r>
      <w:r w:rsidR="00773CB5" w:rsidRPr="00D37B11">
        <w:t xml:space="preserve"> </w:t>
      </w:r>
      <w:r w:rsidR="005E16DC" w:rsidRPr="00D37B11">
        <w:t>of Bull Trout length</w:t>
      </w:r>
      <w:r w:rsidR="00593BB9" w:rsidRPr="00D37B11">
        <w:t xml:space="preserve"> and field estimates obtained from </w:t>
      </w:r>
      <w:r w:rsidR="00527A3A" w:rsidRPr="00D37B11">
        <w:t xml:space="preserve">prior </w:t>
      </w:r>
      <w:r w:rsidR="00593BB9" w:rsidRPr="00D37B11">
        <w:t>studies in the system</w:t>
      </w:r>
      <w:r w:rsidR="001A277D" w:rsidRPr="00D37B11">
        <w:t xml:space="preserve"> which captured Bull Trout </w:t>
      </w:r>
      <w:r w:rsidR="00351E39" w:rsidRPr="00D37B11">
        <w:t>via hook-and-line</w:t>
      </w:r>
      <w:r w:rsidR="00A81114" w:rsidRPr="00D37B11">
        <w:t xml:space="preserve"> or </w:t>
      </w:r>
      <w:r w:rsidR="008802F0" w:rsidRPr="00D37B11">
        <w:t>dip</w:t>
      </w:r>
      <w:r w:rsidR="00A40C0E" w:rsidRPr="00D37B11">
        <w:t xml:space="preserve"> net </w:t>
      </w:r>
      <w:r w:rsidR="008802F0" w:rsidRPr="00D37B11">
        <w:t>for telemetry and diet studies</w:t>
      </w:r>
      <w:r w:rsidR="00A81114" w:rsidRPr="00D37B11">
        <w:t xml:space="preserve"> </w:t>
      </w:r>
      <w:r w:rsidR="00033F37">
        <w:fldChar w:fldCharType="begin"/>
      </w:r>
      <w:r w:rsidR="00796013">
        <w:instrText xml:space="preserve"> ADDIN ZOTERO_ITEM CSL_CITATION {"citationID":"VLIP7Mhe","properties":{"formattedCitation":"(Furey et al. 2015; Furey and Hinch 2017; Kanigan 2019)","plainCitation":"(Furey et al. 2015; Furey and Hinch 2017; Kanigan 2019)","noteIndex":0},"citationItems":[{"id":131,"uris":["http://zotero.org/users/6698527/items/AZYDLQPJ"],"uri":["http://zotero.org/users/6698527/items/AZYDLQPJ"],"itemData":{"id":131,"type":"article-journal","container-title":"Journal of Fish Biology","DOI":"10.1111/jfb.12567","ISSN":"00221112","issue":"1","journalAbbreviation":"J Fish Biol","language":"en","page":"392-401","source":"DOI.org (Crossref)","title":"Extensive feeding on sockeye salmon Oncorhynchus nerka smolts by bull trout Salvelinus confluentus during initial outmigration into a small, unregulated and inland British Columbia river: binge feeding on smolts by s. confluentus","title-short":"Extensive feeding on sockeye salmon &lt;i&gt;Oncorhynchus nerka&lt;/i&gt; smolts by bull trout &lt;i&gt;Salvelinus confluentus&lt;/i&gt; during initial outmigration into a small, unregulated and inland British Columbia river","volume":"86","author":[{"family":"Furey","given":"N. B."},{"family":"Hinch","given":"S. G."},{"family":"Lotto","given":"A. G."},{"family":"Beauchamp","given":"D. A."}],"issued":{"date-parts":[["2015",1]]}}},{"id":162,"uris":["http://zotero.org/users/6698527/items/9WT59K97"],"uri":["http://zotero.org/users/6698527/items/9WT59K97"],"itemData":{"id":162,"type":"article-journal","abstract":"Resource pulses provide consumers with opportunities to feed at high rates. The spawning and die-off of semelparous Paciﬁc salmon provide consumers with feeding opportunities that contribute substantially to annual energy budgets. The life history of Paciﬁc salmon also includes the downstream migration of smolts, which could provide similar opportunities for consumers to exploit. We tracked seasonal movements of adult Bull Trout Salvelinus conﬂuentus in and out of the Chilko Lake–River outlet in interior British Columbia, which is characterized by a large Sockeye Salmon Oncorhynchus nerka population. Use of the outlet, lake, and river habitats were compared with the timing of out-migrations of Sockeye Salmon smolt and the spawning events of Sockeye Salmon, Chinook Salmon O. tshawytscha, and Coho Salmon O. kisutch. Bull Trout activity and residency in the outlet increased during the spring Sockeye Salmon smolt out-migration, and 40% of Bull Trout were found to return to the outlet in successive years. During Sockeye Salmon spawning, Bull Trout residency was increased in the river where most Sockeye Salmon spawning occurs. Therefore, Bull Trout may exploit both life history events, although direct consumption of eggs was not observed. Spawning by Chinook Salmon and Coho Salmon in the river did not appear to attract Bull Trout; Bull Trout residency increased in the lake (where spawning does not occur) during these times. Bull Trout residency in the lake also increased when outlet water temperatures were &gt;16°C, and thus the lake may provide thermal refuge when river temperatures are above optima for this coldwater char. This research demonstrates that movements of aquatic consumers can depend upon smolt out-migrations, and such movements can allow exploitation of multiple pulses that are seasonally distinct. These results also highlight the ecological signiﬁcance of Paciﬁc salmon for consumers in freshwater systems.","container-title":"Transactions of the American Fisheries Society","DOI":"10.1080/00028487.2017.1285353","ISSN":"0002-8487, 1548-8659","issue":"3","journalAbbreviation":"Transactions of the American Fisheries Society","language":"en","page":"450-461","source":"DOI.org (Crossref)","title":"Bull Trout Movements Match the Life History of Sockeye Salmon: Consumers Can Exploit Seasonally Distinct Resource Pulses","title-short":"Bull Trout Movements Match the Life History of Sockeye Salmon","volume":"146","author":[{"family":"Furey","given":"N. B."},{"family":"Hinch","given":"S. G."}],"issued":{"date-parts":[["2017",5,4]]}}},{"id":413,"uris":["http://zotero.org/users/6698527/items/BW8LDKTM"],"uri":["http://zotero.org/users/6698527/items/BW8LDKTM"],"itemData":{"id":413,"type":"article-journal","language":"en","page":"92","source":"Zotero","title":"MIGRATIONS IN THE CHILKO LAKE SYSTEM, BRITISH COLUMBIA","author":[{"family":"Kanigan","given":"Adam M"}],"issued":{"date-parts":[["2019"]]}}}],"schema":"https://github.com/citation-style-language/schema/raw/master/csl-citation.json"} </w:instrText>
      </w:r>
      <w:r w:rsidR="00033F37">
        <w:fldChar w:fldCharType="separate"/>
      </w:r>
      <w:r w:rsidR="00D119AF">
        <w:rPr>
          <w:noProof/>
        </w:rPr>
        <w:t>(Furey et al. 2015; Furey and Hinch 2017; Kanigan 2019)</w:t>
      </w:r>
      <w:r w:rsidR="00033F37">
        <w:fldChar w:fldCharType="end"/>
      </w:r>
      <w:r w:rsidR="00796013">
        <w:t>.</w:t>
      </w:r>
      <w:r w:rsidR="003944BE">
        <w:t xml:space="preserve"> </w:t>
      </w:r>
      <w:r w:rsidR="005E16DC" w:rsidRPr="00D37B11">
        <w:t>All statistical analyses were conducted using R v3.6.3 (R Core Team 202</w:t>
      </w:r>
      <w:r w:rsidR="004E718B">
        <w:t>1</w:t>
      </w:r>
      <w:r w:rsidR="005E16DC" w:rsidRPr="00D37B11">
        <w:t xml:space="preserve">). </w:t>
      </w:r>
    </w:p>
    <w:p w14:paraId="4637CABE" w14:textId="3E06D45E" w:rsidR="00E510DA" w:rsidRDefault="005E5B10">
      <w:pPr>
        <w:pStyle w:val="Heading1"/>
      </w:pPr>
      <w:bookmarkStart w:id="133" w:name="_Toc93441094"/>
      <w:r>
        <w:t>&lt;A&gt;</w:t>
      </w:r>
      <w:r w:rsidR="00E510DA" w:rsidRPr="00DE6861">
        <w:t>Results:</w:t>
      </w:r>
      <w:bookmarkEnd w:id="133"/>
    </w:p>
    <w:p w14:paraId="270DF5B6" w14:textId="77777777" w:rsidR="0070786B" w:rsidRPr="0070786B" w:rsidRDefault="0070786B" w:rsidP="0070786B"/>
    <w:p w14:paraId="5CA1A473" w14:textId="4973080A" w:rsidR="0082697C" w:rsidRPr="00D37B11" w:rsidRDefault="00E510DA" w:rsidP="00E71425">
      <w:pPr>
        <w:spacing w:line="480" w:lineRule="auto"/>
        <w:rPr>
          <w:color w:val="202124"/>
          <w:highlight w:val="white"/>
        </w:rPr>
      </w:pPr>
      <w:r w:rsidRPr="00D37B11">
        <w:t xml:space="preserve">Interactions between smolts and Bull Trout </w:t>
      </w:r>
      <w:del w:id="134" w:author="Matt Cheng" w:date="2022-01-18T21:39:00Z">
        <w:r w:rsidRPr="00D37B11" w:rsidDel="00A7635E">
          <w:delText xml:space="preserve">across </w:delText>
        </w:r>
      </w:del>
      <w:ins w:id="135" w:author="Matt Cheng" w:date="2022-01-18T21:39:00Z">
        <w:r w:rsidR="00A7635E">
          <w:t>through</w:t>
        </w:r>
        <w:r w:rsidR="004812BB">
          <w:t>out</w:t>
        </w:r>
        <w:r w:rsidR="00A7635E" w:rsidRPr="00D37B11">
          <w:t xml:space="preserve"> </w:t>
        </w:r>
      </w:ins>
      <w:r w:rsidRPr="00D37B11">
        <w:t xml:space="preserve">all </w:t>
      </w:r>
      <w:del w:id="136" w:author="Matt Cheng" w:date="2022-01-18T21:10:00Z">
        <w:r w:rsidRPr="00D37B11" w:rsidDel="00005BF8">
          <w:delText xml:space="preserve">sites </w:delText>
        </w:r>
      </w:del>
      <w:ins w:id="137" w:author="Matt Cheng" w:date="2022-01-18T21:10:00Z">
        <w:r w:rsidR="00005BF8">
          <w:t>deployments</w:t>
        </w:r>
        <w:r w:rsidR="00005BF8" w:rsidRPr="00D37B11">
          <w:t xml:space="preserve"> </w:t>
        </w:r>
      </w:ins>
      <w:r w:rsidRPr="00D37B11">
        <w:t xml:space="preserve">ranged from </w:t>
      </w:r>
      <w:commentRangeStart w:id="138"/>
      <w:commentRangeStart w:id="139"/>
      <w:r w:rsidRPr="00D37B11">
        <w:t>0 - 4.86 interactions</w:t>
      </w:r>
      <w:r w:rsidR="003336BE" w:rsidRPr="00D37B11">
        <w:t xml:space="preserve"> per</w:t>
      </w:r>
      <w:r w:rsidRPr="00D37B11">
        <w:t xml:space="preserve"> m</w:t>
      </w:r>
      <w:r w:rsidR="003845F6" w:rsidRPr="00D37B11">
        <w:rPr>
          <w:vertAlign w:val="superscript"/>
        </w:rPr>
        <w:t>2</w:t>
      </w:r>
      <w:ins w:id="140" w:author="Matt Cheng" w:date="2022-01-19T10:36:00Z">
        <w:r w:rsidR="00141A88">
          <w:t xml:space="preserve">, </w:t>
        </w:r>
      </w:ins>
      <w:ins w:id="141" w:author="Matt Cheng" w:date="2022-01-18T22:32:00Z">
        <w:r w:rsidR="00B75F10">
          <w:t xml:space="preserve">and </w:t>
        </w:r>
      </w:ins>
      <w:del w:id="142" w:author="Matt Cheng" w:date="2022-01-18T21:41:00Z">
        <w:r w:rsidRPr="00D37B11" w:rsidDel="00620D67">
          <w:delText xml:space="preserve"> </w:delText>
        </w:r>
      </w:del>
      <w:commentRangeEnd w:id="138"/>
      <w:commentRangeEnd w:id="139"/>
      <w:ins w:id="143" w:author="Matt Cheng" w:date="2022-01-19T10:09:00Z">
        <w:r w:rsidR="007C33AC">
          <w:t>unit</w:t>
        </w:r>
      </w:ins>
      <w:ins w:id="144" w:author="Matt Cheng" w:date="2022-01-19T10:37:00Z">
        <w:r w:rsidR="00D875B0">
          <w:t>-</w:t>
        </w:r>
      </w:ins>
      <w:ins w:id="145" w:author="Matt Cheng" w:date="2022-01-19T10:09:00Z">
        <w:r w:rsidR="007C33AC">
          <w:t>time (</w:t>
        </w:r>
        <w:r w:rsidR="007C33AC">
          <w:t>30-minut</w:t>
        </w:r>
        <w:r w:rsidR="00742EA5">
          <w:t>es</w:t>
        </w:r>
        <w:r w:rsidR="007C33AC">
          <w:t>)</w:t>
        </w:r>
      </w:ins>
      <w:r w:rsidR="00307B65">
        <w:rPr>
          <w:rStyle w:val="CommentReference"/>
          <w:rFonts w:ascii="Arial" w:eastAsia="Arial" w:hAnsi="Arial" w:cs="Arial"/>
          <w:lang w:val="en"/>
        </w:rPr>
        <w:commentReference w:id="138"/>
      </w:r>
      <w:r w:rsidR="00967BE7">
        <w:rPr>
          <w:rStyle w:val="CommentReference"/>
          <w:rFonts w:ascii="Arial" w:eastAsia="Arial" w:hAnsi="Arial" w:cs="Arial"/>
          <w:lang w:val="en"/>
        </w:rPr>
        <w:commentReference w:id="139"/>
      </w:r>
      <w:ins w:id="146" w:author="Matt Cheng" w:date="2022-01-19T10:09:00Z">
        <w:r w:rsidR="003E03CF">
          <w:t xml:space="preserve"> </w:t>
        </w:r>
      </w:ins>
      <w:r w:rsidRPr="00D37B11">
        <w:t>(mean = 0.63</w:t>
      </w:r>
      <w:ins w:id="147" w:author="Matt Cheng" w:date="2022-01-18T21:42:00Z">
        <w:r w:rsidR="00DC033E" w:rsidRPr="00DC033E">
          <w:t xml:space="preserve"> </w:t>
        </w:r>
        <w:r w:rsidR="00086549" w:rsidRPr="00D37B11">
          <w:rPr>
            <w:color w:val="202124"/>
            <w:highlight w:val="white"/>
          </w:rPr>
          <w:t>m</w:t>
        </w:r>
        <w:r w:rsidR="00086549">
          <w:rPr>
            <w:color w:val="202124"/>
            <w:highlight w:val="white"/>
            <w:vertAlign w:val="superscript"/>
          </w:rPr>
          <w:t>-2</w:t>
        </w:r>
      </w:ins>
      <w:r w:rsidRPr="00D37B11">
        <w:t>; SD = 0.99</w:t>
      </w:r>
      <w:ins w:id="148" w:author="Matt Cheng" w:date="2022-01-18T21:42:00Z">
        <w:r w:rsidR="00DC033E" w:rsidRPr="00DC033E">
          <w:t xml:space="preserve"> </w:t>
        </w:r>
        <w:r w:rsidR="00086549" w:rsidRPr="00D37B11">
          <w:rPr>
            <w:color w:val="202124"/>
            <w:highlight w:val="white"/>
          </w:rPr>
          <w:t>m</w:t>
        </w:r>
        <w:r w:rsidR="00086549">
          <w:rPr>
            <w:color w:val="202124"/>
            <w:highlight w:val="white"/>
            <w:vertAlign w:val="superscript"/>
          </w:rPr>
          <w:t>-2</w:t>
        </w:r>
      </w:ins>
      <w:r w:rsidRPr="00D37B11">
        <w:t>). Moreover, the number of</w:t>
      </w:r>
      <w:r w:rsidRPr="00D37B11">
        <w:rPr>
          <w:color w:val="202124"/>
          <w:highlight w:val="white"/>
        </w:rPr>
        <w:t xml:space="preserve"> interactions </w:t>
      </w:r>
      <w:del w:id="149" w:author="Matt Cheng" w:date="2022-01-18T21:40:00Z">
        <w:r w:rsidR="006016A2" w:rsidRPr="00D37B11" w:rsidDel="00686E8F">
          <w:rPr>
            <w:color w:val="202124"/>
            <w:highlight w:val="white"/>
          </w:rPr>
          <w:delText>m</w:delText>
        </w:r>
        <w:r w:rsidR="006016A2" w:rsidRPr="00D37B11" w:rsidDel="00686E8F">
          <w:rPr>
            <w:color w:val="202124"/>
            <w:highlight w:val="white"/>
            <w:vertAlign w:val="superscript"/>
          </w:rPr>
          <w:delText>-2</w:delText>
        </w:r>
        <w:r w:rsidR="006016A2" w:rsidRPr="00D37B11" w:rsidDel="00686E8F">
          <w:rPr>
            <w:color w:val="202124"/>
            <w:highlight w:val="white"/>
          </w:rPr>
          <w:delText xml:space="preserve"> </w:delText>
        </w:r>
      </w:del>
      <w:ins w:id="150" w:author="Matt Cheng" w:date="2022-01-18T21:40:00Z">
        <w:r w:rsidR="00686E8F">
          <w:rPr>
            <w:color w:val="202124"/>
            <w:highlight w:val="white"/>
          </w:rPr>
          <w:t>(</w:t>
        </w:r>
        <w:r w:rsidR="00686E8F" w:rsidRPr="00D37B11">
          <w:rPr>
            <w:color w:val="202124"/>
            <w:highlight w:val="white"/>
          </w:rPr>
          <w:t>m</w:t>
        </w:r>
      </w:ins>
      <w:ins w:id="151" w:author="Matt Cheng" w:date="2022-01-18T21:42:00Z">
        <w:r w:rsidR="00086549">
          <w:rPr>
            <w:color w:val="202124"/>
            <w:highlight w:val="white"/>
            <w:vertAlign w:val="superscript"/>
          </w:rPr>
          <w:t>-2</w:t>
        </w:r>
      </w:ins>
      <w:ins w:id="152" w:author="Matt Cheng" w:date="2022-01-18T21:40:00Z">
        <w:r w:rsidR="00686E8F">
          <w:rPr>
            <w:color w:val="202124"/>
            <w:highlight w:val="white"/>
          </w:rPr>
          <w:t>)</w:t>
        </w:r>
      </w:ins>
      <w:ins w:id="153" w:author="Matt Cheng" w:date="2022-01-18T21:41:00Z">
        <w:r w:rsidR="00ED41BB">
          <w:rPr>
            <w:color w:val="202124"/>
            <w:highlight w:val="white"/>
          </w:rPr>
          <w:t xml:space="preserve"> </w:t>
        </w:r>
      </w:ins>
      <w:r w:rsidRPr="00D37B11">
        <w:rPr>
          <w:color w:val="202124"/>
          <w:highlight w:val="white"/>
        </w:rPr>
        <w:t xml:space="preserve">observed between smolts and Bull Trout varied among </w:t>
      </w:r>
      <w:ins w:id="154" w:author="Matt Cheng" w:date="2022-01-18T21:10:00Z">
        <w:r w:rsidR="00545AB4">
          <w:t>deployments</w:t>
        </w:r>
        <w:r w:rsidR="00545AB4" w:rsidRPr="00D37B11">
          <w:t xml:space="preserve"> </w:t>
        </w:r>
      </w:ins>
      <w:del w:id="155" w:author="Matt Cheng" w:date="2022-01-18T21:10:00Z">
        <w:r w:rsidRPr="00D37B11" w:rsidDel="00545AB4">
          <w:rPr>
            <w:color w:val="202124"/>
            <w:highlight w:val="white"/>
          </w:rPr>
          <w:delText xml:space="preserve">sites </w:delText>
        </w:r>
      </w:del>
      <w:r w:rsidRPr="00D37B11">
        <w:rPr>
          <w:color w:val="202124"/>
          <w:highlight w:val="white"/>
        </w:rPr>
        <w:t xml:space="preserve">significantly (Kruskal-Wallis rank sum test, </w:t>
      </w:r>
      <w:r w:rsidRPr="00D37B11">
        <w:rPr>
          <w:highlight w:val="white"/>
        </w:rPr>
        <w:t>χ²</w:t>
      </w:r>
      <w:r w:rsidRPr="00D37B11">
        <w:rPr>
          <w:color w:val="202124"/>
          <w:highlight w:val="white"/>
        </w:rPr>
        <w:t>= 105; df = 5; p &lt; 0.001). The highest number of interactions</w:t>
      </w:r>
      <w:r w:rsidR="00A85B80" w:rsidRPr="00D37B11">
        <w:rPr>
          <w:color w:val="202124"/>
          <w:highlight w:val="white"/>
        </w:rPr>
        <w:t xml:space="preserve"> </w:t>
      </w:r>
      <w:r w:rsidR="003336BE" w:rsidRPr="00D37B11">
        <w:rPr>
          <w:color w:val="202124"/>
          <w:highlight w:val="white"/>
        </w:rPr>
        <w:t xml:space="preserve">per </w:t>
      </w:r>
      <w:r w:rsidR="00A85B80" w:rsidRPr="00D37B11">
        <w:rPr>
          <w:color w:val="202124"/>
          <w:highlight w:val="white"/>
        </w:rPr>
        <w:t>m</w:t>
      </w:r>
      <w:r w:rsidR="00A85B80" w:rsidRPr="00D37B11">
        <w:rPr>
          <w:color w:val="202124"/>
          <w:highlight w:val="white"/>
          <w:vertAlign w:val="superscript"/>
        </w:rPr>
        <w:t>2</w:t>
      </w:r>
      <w:del w:id="156" w:author="Matt Cheng" w:date="2022-01-19T10:37:00Z">
        <w:r w:rsidRPr="00D37B11" w:rsidDel="00076409">
          <w:rPr>
            <w:color w:val="202124"/>
            <w:highlight w:val="white"/>
          </w:rPr>
          <w:delText xml:space="preserve"> </w:delText>
        </w:r>
      </w:del>
      <w:ins w:id="157" w:author="Matt Cheng" w:date="2022-01-19T10:37:00Z">
        <w:r w:rsidR="00076409">
          <w:rPr>
            <w:color w:val="202124"/>
            <w:highlight w:val="white"/>
          </w:rPr>
          <w:t xml:space="preserve">, </w:t>
        </w:r>
      </w:ins>
      <w:ins w:id="158" w:author="Matt Cheng" w:date="2022-01-19T10:04:00Z">
        <w:r w:rsidR="00832684">
          <w:rPr>
            <w:color w:val="202124"/>
            <w:highlight w:val="white"/>
          </w:rPr>
          <w:t xml:space="preserve">and </w:t>
        </w:r>
      </w:ins>
      <w:ins w:id="159" w:author="Matt Cheng" w:date="2022-01-19T10:36:00Z">
        <w:r w:rsidR="002B0CAF">
          <w:rPr>
            <w:color w:val="202124"/>
            <w:highlight w:val="white"/>
          </w:rPr>
          <w:t xml:space="preserve">per </w:t>
        </w:r>
      </w:ins>
      <w:ins w:id="160" w:author="Matt Cheng" w:date="2022-01-19T10:04:00Z">
        <w:r w:rsidR="00832684">
          <w:rPr>
            <w:color w:val="202124"/>
            <w:highlight w:val="white"/>
          </w:rPr>
          <w:t>30-minute</w:t>
        </w:r>
      </w:ins>
      <w:ins w:id="161" w:author="Matt Cheng" w:date="2022-01-19T10:10:00Z">
        <w:r w:rsidR="00C144C9">
          <w:rPr>
            <w:color w:val="202124"/>
            <w:highlight w:val="white"/>
          </w:rPr>
          <w:t>s</w:t>
        </w:r>
        <w:r w:rsidR="008146A0">
          <w:rPr>
            <w:color w:val="202124"/>
            <w:highlight w:val="white"/>
          </w:rPr>
          <w:t xml:space="preserve"> </w:t>
        </w:r>
      </w:ins>
      <w:r w:rsidRPr="00D37B11">
        <w:rPr>
          <w:color w:val="202124"/>
          <w:highlight w:val="white"/>
        </w:rPr>
        <w:t xml:space="preserve">were observed at </w:t>
      </w:r>
      <w:del w:id="162" w:author="Matt Cheng" w:date="2022-01-18T21:10:00Z">
        <w:r w:rsidRPr="00D37B11" w:rsidDel="008708AF">
          <w:rPr>
            <w:color w:val="202124"/>
            <w:highlight w:val="white"/>
          </w:rPr>
          <w:delText xml:space="preserve">site </w:delText>
        </w:r>
      </w:del>
      <w:r w:rsidRPr="00D37B11">
        <w:rPr>
          <w:color w:val="202124"/>
          <w:highlight w:val="white"/>
        </w:rPr>
        <w:t>U</w:t>
      </w:r>
      <w:r w:rsidR="00A85B80" w:rsidRPr="00D37B11">
        <w:rPr>
          <w:color w:val="202124"/>
          <w:highlight w:val="white"/>
        </w:rPr>
        <w:t xml:space="preserve">pstream </w:t>
      </w:r>
      <w:r w:rsidRPr="00D37B11">
        <w:rPr>
          <w:color w:val="202124"/>
          <w:highlight w:val="white"/>
        </w:rPr>
        <w:t>F</w:t>
      </w:r>
      <w:r w:rsidR="00A85B80" w:rsidRPr="00D37B11">
        <w:rPr>
          <w:color w:val="202124"/>
          <w:highlight w:val="white"/>
        </w:rPr>
        <w:t xml:space="preserve">ence April 27 - 29 </w:t>
      </w:r>
      <w:r w:rsidRPr="00D37B11">
        <w:rPr>
          <w:color w:val="202124"/>
          <w:highlight w:val="white"/>
        </w:rPr>
        <w:t xml:space="preserve">(mean = </w:t>
      </w:r>
      <w:r w:rsidRPr="00D37B11">
        <w:rPr>
          <w:color w:val="202124"/>
          <w:highlight w:val="white"/>
        </w:rPr>
        <w:lastRenderedPageBreak/>
        <w:t>1.37</w:t>
      </w:r>
      <w:ins w:id="163" w:author="Matt Cheng" w:date="2022-01-18T21:42:00Z">
        <w:r w:rsidR="00F72FDF" w:rsidRPr="00F72FDF">
          <w:rPr>
            <w:color w:val="202124"/>
            <w:highlight w:val="white"/>
          </w:rPr>
          <w:t xml:space="preserve"> </w:t>
        </w:r>
        <w:commentRangeStart w:id="164"/>
        <w:r w:rsidR="00F72FDF" w:rsidRPr="00D37B11">
          <w:rPr>
            <w:color w:val="202124"/>
            <w:highlight w:val="white"/>
          </w:rPr>
          <w:t>m</w:t>
        </w:r>
        <w:r w:rsidR="00F72FDF">
          <w:rPr>
            <w:color w:val="202124"/>
            <w:highlight w:val="white"/>
            <w:vertAlign w:val="superscript"/>
          </w:rPr>
          <w:t>-2</w:t>
        </w:r>
      </w:ins>
      <w:commentRangeEnd w:id="164"/>
      <w:ins w:id="165" w:author="Matt Cheng" w:date="2022-01-19T10:05:00Z">
        <w:r w:rsidR="00E16FB3">
          <w:rPr>
            <w:rStyle w:val="CommentReference"/>
            <w:rFonts w:ascii="Arial" w:eastAsia="Arial" w:hAnsi="Arial" w:cs="Arial"/>
            <w:lang w:val="en"/>
          </w:rPr>
          <w:commentReference w:id="164"/>
        </w:r>
      </w:ins>
      <w:r w:rsidRPr="00D37B11">
        <w:rPr>
          <w:color w:val="202124"/>
          <w:highlight w:val="white"/>
        </w:rPr>
        <w:t>; SD = 1.18</w:t>
      </w:r>
      <w:ins w:id="166" w:author="Matt Cheng" w:date="2022-01-18T21:42:00Z">
        <w:r w:rsidR="00F72FDF" w:rsidRPr="00F72FDF">
          <w:rPr>
            <w:color w:val="202124"/>
            <w:highlight w:val="white"/>
          </w:rPr>
          <w:t xml:space="preserve"> </w:t>
        </w:r>
        <w:r w:rsidR="00F72FDF" w:rsidRPr="00D37B11">
          <w:rPr>
            <w:color w:val="202124"/>
            <w:highlight w:val="white"/>
          </w:rPr>
          <w:t>m</w:t>
        </w:r>
        <w:r w:rsidR="00F72FDF">
          <w:rPr>
            <w:color w:val="202124"/>
            <w:highlight w:val="white"/>
            <w:vertAlign w:val="superscript"/>
          </w:rPr>
          <w:t>-2</w:t>
        </w:r>
      </w:ins>
      <w:r w:rsidRPr="00D37B11">
        <w:rPr>
          <w:color w:val="202124"/>
          <w:highlight w:val="white"/>
        </w:rPr>
        <w:t>; range = 0 - 4.86</w:t>
      </w:r>
      <w:ins w:id="167" w:author="Matt Cheng" w:date="2022-01-18T21:42:00Z">
        <w:r w:rsidR="00943C27" w:rsidRPr="00943C27">
          <w:rPr>
            <w:color w:val="202124"/>
            <w:highlight w:val="white"/>
          </w:rPr>
          <w:t xml:space="preserve"> </w:t>
        </w:r>
        <w:r w:rsidR="00943C27" w:rsidRPr="00D37B11">
          <w:rPr>
            <w:color w:val="202124"/>
            <w:highlight w:val="white"/>
          </w:rPr>
          <w:t>m</w:t>
        </w:r>
        <w:r w:rsidR="00943C27">
          <w:rPr>
            <w:color w:val="202124"/>
            <w:highlight w:val="white"/>
            <w:vertAlign w:val="superscript"/>
          </w:rPr>
          <w:t>-2</w:t>
        </w:r>
      </w:ins>
      <w:r w:rsidRPr="00D37B11">
        <w:rPr>
          <w:color w:val="202124"/>
          <w:highlight w:val="white"/>
        </w:rPr>
        <w:t xml:space="preserve">) and the lowest was observed at </w:t>
      </w:r>
      <w:del w:id="168" w:author="Matt Cheng" w:date="2022-01-18T21:10:00Z">
        <w:r w:rsidRPr="00D37B11" w:rsidDel="00F87382">
          <w:rPr>
            <w:color w:val="202124"/>
            <w:highlight w:val="white"/>
          </w:rPr>
          <w:delText xml:space="preserve">site </w:delText>
        </w:r>
      </w:del>
      <w:r w:rsidR="00D2630E" w:rsidRPr="00D37B11">
        <w:rPr>
          <w:color w:val="202124"/>
          <w:highlight w:val="white"/>
        </w:rPr>
        <w:t xml:space="preserve">Narrows April 29 </w:t>
      </w:r>
      <w:r w:rsidRPr="00D37B11">
        <w:rPr>
          <w:color w:val="202124"/>
          <w:highlight w:val="white"/>
        </w:rPr>
        <w:t>(mean = 0.014</w:t>
      </w:r>
      <w:ins w:id="169" w:author="Matt Cheng" w:date="2022-01-18T21:42:00Z">
        <w:r w:rsidR="00CA3E8E" w:rsidRPr="00CA3E8E">
          <w:rPr>
            <w:color w:val="202124"/>
            <w:highlight w:val="white"/>
          </w:rPr>
          <w:t xml:space="preserve"> </w:t>
        </w:r>
        <w:r w:rsidR="00CA3E8E" w:rsidRPr="00D37B11">
          <w:rPr>
            <w:color w:val="202124"/>
            <w:highlight w:val="white"/>
          </w:rPr>
          <w:t>m</w:t>
        </w:r>
        <w:r w:rsidR="00CA3E8E">
          <w:rPr>
            <w:color w:val="202124"/>
            <w:highlight w:val="white"/>
            <w:vertAlign w:val="superscript"/>
          </w:rPr>
          <w:t>-2</w:t>
        </w:r>
      </w:ins>
      <w:r w:rsidRPr="00D37B11">
        <w:rPr>
          <w:color w:val="202124"/>
          <w:highlight w:val="white"/>
        </w:rPr>
        <w:t>; SD = 0.038</w:t>
      </w:r>
      <w:ins w:id="170" w:author="Matt Cheng" w:date="2022-01-18T21:42:00Z">
        <w:r w:rsidR="00CA3E8E" w:rsidRPr="00CA3E8E">
          <w:rPr>
            <w:color w:val="202124"/>
            <w:highlight w:val="white"/>
          </w:rPr>
          <w:t xml:space="preserve"> </w:t>
        </w:r>
        <w:r w:rsidR="00CA3E8E" w:rsidRPr="00D37B11">
          <w:rPr>
            <w:color w:val="202124"/>
            <w:highlight w:val="white"/>
          </w:rPr>
          <w:t>m</w:t>
        </w:r>
        <w:r w:rsidR="00CA3E8E">
          <w:rPr>
            <w:color w:val="202124"/>
            <w:highlight w:val="white"/>
            <w:vertAlign w:val="superscript"/>
          </w:rPr>
          <w:t>-2</w:t>
        </w:r>
      </w:ins>
      <w:r w:rsidRPr="00D37B11">
        <w:rPr>
          <w:color w:val="202124"/>
          <w:highlight w:val="white"/>
        </w:rPr>
        <w:t>; range = 0 - 0.10</w:t>
      </w:r>
      <w:ins w:id="171" w:author="Matt Cheng" w:date="2022-01-18T21:42:00Z">
        <w:r w:rsidR="00AE135B" w:rsidRPr="00AE135B">
          <w:rPr>
            <w:color w:val="202124"/>
            <w:highlight w:val="white"/>
          </w:rPr>
          <w:t xml:space="preserve"> </w:t>
        </w:r>
        <w:r w:rsidR="00AE135B" w:rsidRPr="00D37B11">
          <w:rPr>
            <w:color w:val="202124"/>
            <w:highlight w:val="white"/>
          </w:rPr>
          <w:t>m</w:t>
        </w:r>
        <w:r w:rsidR="00AE135B">
          <w:rPr>
            <w:color w:val="202124"/>
            <w:highlight w:val="white"/>
            <w:vertAlign w:val="superscript"/>
          </w:rPr>
          <w:t>-2</w:t>
        </w:r>
      </w:ins>
      <w:r w:rsidRPr="00D37B11">
        <w:rPr>
          <w:color w:val="202124"/>
          <w:highlight w:val="white"/>
        </w:rPr>
        <w:t>)</w:t>
      </w:r>
      <w:r w:rsidR="00322712" w:rsidRPr="00D37B11">
        <w:rPr>
          <w:color w:val="202124"/>
          <w:highlight w:val="white"/>
        </w:rPr>
        <w:t xml:space="preserve"> (Table </w:t>
      </w:r>
      <w:r w:rsidR="0034781B" w:rsidRPr="00D37B11">
        <w:rPr>
          <w:color w:val="202124"/>
          <w:highlight w:val="white"/>
        </w:rPr>
        <w:t>1</w:t>
      </w:r>
      <w:r w:rsidR="00322712" w:rsidRPr="00D37B11">
        <w:rPr>
          <w:color w:val="202124"/>
          <w:highlight w:val="white"/>
        </w:rPr>
        <w:t>)</w:t>
      </w:r>
      <w:r w:rsidRPr="00D37B11">
        <w:rPr>
          <w:color w:val="202124"/>
          <w:highlight w:val="white"/>
        </w:rPr>
        <w:t xml:space="preserve">. </w:t>
      </w:r>
      <w:commentRangeStart w:id="172"/>
      <w:commentRangeStart w:id="173"/>
      <w:r w:rsidRPr="00D37B11">
        <w:rPr>
          <w:color w:val="202124"/>
          <w:highlight w:val="white"/>
        </w:rPr>
        <w:t xml:space="preserve">Furthermore, the number of interactions observed across diel cycles </w:t>
      </w:r>
      <w:r w:rsidR="00102F19" w:rsidRPr="00D37B11">
        <w:rPr>
          <w:color w:val="202124"/>
          <w:highlight w:val="white"/>
        </w:rPr>
        <w:t xml:space="preserve">per </w:t>
      </w:r>
      <w:del w:id="174" w:author="Matt Cheng" w:date="2022-01-19T10:35:00Z">
        <w:r w:rsidR="00102F19" w:rsidRPr="00D37B11" w:rsidDel="00A445E4">
          <w:rPr>
            <w:color w:val="202124"/>
            <w:highlight w:val="white"/>
          </w:rPr>
          <w:delText>m</w:delText>
        </w:r>
        <w:r w:rsidR="00102F19" w:rsidRPr="00D37B11" w:rsidDel="00A445E4">
          <w:rPr>
            <w:color w:val="202124"/>
            <w:highlight w:val="white"/>
            <w:vertAlign w:val="superscript"/>
          </w:rPr>
          <w:delText>2</w:delText>
        </w:r>
      </w:del>
      <w:ins w:id="175" w:author="Matt Cheng" w:date="2022-01-19T10:35:00Z">
        <w:r w:rsidR="00A445E4" w:rsidRPr="00D37B11">
          <w:rPr>
            <w:color w:val="202124"/>
            <w:highlight w:val="white"/>
          </w:rPr>
          <w:t>m</w:t>
        </w:r>
        <w:r w:rsidR="00A445E4" w:rsidRPr="00D37B11">
          <w:rPr>
            <w:color w:val="202124"/>
            <w:highlight w:val="white"/>
            <w:vertAlign w:val="superscript"/>
          </w:rPr>
          <w:t>2</w:t>
        </w:r>
      </w:ins>
      <w:ins w:id="176" w:author="Matt Cheng" w:date="2022-01-19T10:36:00Z">
        <w:r w:rsidR="00A445E4">
          <w:rPr>
            <w:color w:val="202124"/>
            <w:highlight w:val="white"/>
          </w:rPr>
          <w:t>,</w:t>
        </w:r>
        <w:r w:rsidR="00FD15B5">
          <w:rPr>
            <w:color w:val="202124"/>
            <w:highlight w:val="white"/>
          </w:rPr>
          <w:t xml:space="preserve"> </w:t>
        </w:r>
      </w:ins>
      <w:del w:id="177" w:author="Matt Cheng" w:date="2022-01-19T10:35:00Z">
        <w:r w:rsidR="00102F19" w:rsidRPr="00D37B11" w:rsidDel="00A445E4">
          <w:rPr>
            <w:color w:val="202124"/>
            <w:highlight w:val="white"/>
          </w:rPr>
          <w:delText xml:space="preserve"> </w:delText>
        </w:r>
      </w:del>
      <w:ins w:id="178" w:author="Matt Cheng" w:date="2022-01-19T10:25:00Z">
        <w:r w:rsidR="00231138">
          <w:rPr>
            <w:color w:val="202124"/>
            <w:highlight w:val="white"/>
          </w:rPr>
          <w:t>and unit</w:t>
        </w:r>
        <w:r w:rsidR="00CB6C2D">
          <w:rPr>
            <w:color w:val="202124"/>
            <w:highlight w:val="white"/>
          </w:rPr>
          <w:t>-</w:t>
        </w:r>
        <w:r w:rsidR="00231138">
          <w:rPr>
            <w:color w:val="202124"/>
            <w:highlight w:val="white"/>
          </w:rPr>
          <w:t>time</w:t>
        </w:r>
        <w:r w:rsidR="000B02D1">
          <w:rPr>
            <w:color w:val="202124"/>
            <w:highlight w:val="white"/>
          </w:rPr>
          <w:t xml:space="preserve"> </w:t>
        </w:r>
      </w:ins>
      <w:ins w:id="179" w:author="Matt Cheng" w:date="2022-01-19T10:05:00Z">
        <w:r w:rsidR="00E16FB3">
          <w:rPr>
            <w:color w:val="202124"/>
            <w:highlight w:val="white"/>
          </w:rPr>
          <w:t xml:space="preserve">(30-minute intervals) </w:t>
        </w:r>
      </w:ins>
      <w:r w:rsidRPr="00D37B11">
        <w:rPr>
          <w:color w:val="202124"/>
          <w:highlight w:val="white"/>
        </w:rPr>
        <w:t>were also variable</w:t>
      </w:r>
      <w:ins w:id="180" w:author="Matt Cheng" w:date="2022-01-19T10:25:00Z">
        <w:r w:rsidR="00231138">
          <w:rPr>
            <w:color w:val="202124"/>
            <w:highlight w:val="white"/>
          </w:rPr>
          <w:t>, when aggregated across</w:t>
        </w:r>
        <w:r w:rsidR="00615E92">
          <w:rPr>
            <w:color w:val="202124"/>
            <w:highlight w:val="white"/>
          </w:rPr>
          <w:t xml:space="preserve"> all deployments (</w:t>
        </w:r>
      </w:ins>
      <w:ins w:id="181" w:author="Matt Cheng" w:date="2022-01-19T10:26:00Z">
        <w:r w:rsidR="00567D97">
          <w:rPr>
            <w:color w:val="202124"/>
            <w:highlight w:val="white"/>
          </w:rPr>
          <w:t xml:space="preserve">W = </w:t>
        </w:r>
        <w:r w:rsidR="00567D97" w:rsidRPr="00567D97">
          <w:rPr>
            <w:color w:val="202124"/>
          </w:rPr>
          <w:t>2693.5</w:t>
        </w:r>
        <w:r w:rsidR="003F7EFA">
          <w:rPr>
            <w:color w:val="202124"/>
          </w:rPr>
          <w:t xml:space="preserve">; </w:t>
        </w:r>
        <w:r w:rsidR="003F7EFA">
          <w:rPr>
            <w:i/>
            <w:iCs/>
            <w:color w:val="202124"/>
          </w:rPr>
          <w:t xml:space="preserve">P </w:t>
        </w:r>
        <w:r w:rsidR="003F7EFA">
          <w:rPr>
            <w:color w:val="202124"/>
          </w:rPr>
          <w:t>&lt; 0.01) (Fig. 2)</w:t>
        </w:r>
        <w:r w:rsidR="009B4E1A">
          <w:rPr>
            <w:color w:val="202124"/>
          </w:rPr>
          <w:t>.</w:t>
        </w:r>
        <w:r w:rsidR="009B4E1A">
          <w:rPr>
            <w:color w:val="202124"/>
            <w:highlight w:val="white"/>
          </w:rPr>
          <w:t xml:space="preserve"> </w:t>
        </w:r>
      </w:ins>
      <w:del w:id="182" w:author="Matt Cheng" w:date="2022-01-19T10:25:00Z">
        <w:r w:rsidRPr="00D37B11" w:rsidDel="00231138">
          <w:rPr>
            <w:color w:val="202124"/>
            <w:highlight w:val="white"/>
          </w:rPr>
          <w:delText xml:space="preserve">. </w:delText>
        </w:r>
      </w:del>
      <w:r w:rsidRPr="00D37B11">
        <w:rPr>
          <w:color w:val="202124"/>
          <w:highlight w:val="white"/>
        </w:rPr>
        <w:t>Interactions were highest during night-time hours and ranged from 0 to 4.86 interactions per m</w:t>
      </w:r>
      <w:r w:rsidRPr="00D37B11">
        <w:rPr>
          <w:color w:val="202124"/>
          <w:highlight w:val="white"/>
          <w:vertAlign w:val="superscript"/>
        </w:rPr>
        <w:t>2</w:t>
      </w:r>
      <w:r w:rsidRPr="00D37B11">
        <w:rPr>
          <w:color w:val="202124"/>
          <w:highlight w:val="white"/>
        </w:rPr>
        <w:t xml:space="preserve"> (mean = 1.19; SD = 1.24) relative to during the day (mean = </w:t>
      </w:r>
      <w:r w:rsidR="00007E01" w:rsidRPr="00D37B11">
        <w:rPr>
          <w:color w:val="202124"/>
          <w:highlight w:val="white"/>
        </w:rPr>
        <w:t>0.225</w:t>
      </w:r>
      <w:ins w:id="183" w:author="Matt Cheng" w:date="2022-01-18T21:42:00Z">
        <w:r w:rsidR="003C350E" w:rsidRPr="003C350E">
          <w:rPr>
            <w:color w:val="202124"/>
            <w:highlight w:val="white"/>
          </w:rPr>
          <w:t xml:space="preserve"> </w:t>
        </w:r>
        <w:r w:rsidR="003C350E" w:rsidRPr="00D37B11">
          <w:rPr>
            <w:color w:val="202124"/>
            <w:highlight w:val="white"/>
          </w:rPr>
          <w:t>m</w:t>
        </w:r>
        <w:r w:rsidR="003C350E">
          <w:rPr>
            <w:color w:val="202124"/>
            <w:highlight w:val="white"/>
            <w:vertAlign w:val="superscript"/>
          </w:rPr>
          <w:t>-2</w:t>
        </w:r>
      </w:ins>
      <w:r w:rsidRPr="00D37B11">
        <w:rPr>
          <w:color w:val="202124"/>
          <w:highlight w:val="white"/>
        </w:rPr>
        <w:t xml:space="preserve">, SD = </w:t>
      </w:r>
      <w:r w:rsidR="00FF6C9B" w:rsidRPr="00D37B11">
        <w:rPr>
          <w:color w:val="202124"/>
          <w:highlight w:val="white"/>
        </w:rPr>
        <w:t>0.44</w:t>
      </w:r>
      <w:ins w:id="184" w:author="Matt Cheng" w:date="2022-01-18T21:42:00Z">
        <w:r w:rsidR="00D47C65" w:rsidRPr="00D47C65">
          <w:rPr>
            <w:color w:val="202124"/>
            <w:highlight w:val="white"/>
          </w:rPr>
          <w:t xml:space="preserve"> </w:t>
        </w:r>
        <w:r w:rsidR="00D47C65" w:rsidRPr="00D37B11">
          <w:rPr>
            <w:color w:val="202124"/>
            <w:highlight w:val="white"/>
          </w:rPr>
          <w:t>m</w:t>
        </w:r>
        <w:r w:rsidR="00D47C65">
          <w:rPr>
            <w:color w:val="202124"/>
            <w:highlight w:val="white"/>
            <w:vertAlign w:val="superscript"/>
          </w:rPr>
          <w:t>-2</w:t>
        </w:r>
      </w:ins>
      <w:r w:rsidRPr="00D37B11">
        <w:rPr>
          <w:color w:val="202124"/>
          <w:highlight w:val="white"/>
        </w:rPr>
        <w:t>)</w:t>
      </w:r>
      <w:ins w:id="185" w:author="Matt Cheng" w:date="2022-01-18T22:12:00Z">
        <w:r w:rsidR="00B53188">
          <w:rPr>
            <w:color w:val="202124"/>
            <w:highlight w:val="white"/>
          </w:rPr>
          <w:t xml:space="preserve"> (Fig. 2)</w:t>
        </w:r>
      </w:ins>
      <w:r w:rsidRPr="00D37B11">
        <w:rPr>
          <w:color w:val="202124"/>
          <w:highlight w:val="white"/>
        </w:rPr>
        <w:t>.</w:t>
      </w:r>
      <w:commentRangeEnd w:id="172"/>
      <w:r w:rsidR="00255EF0">
        <w:rPr>
          <w:rStyle w:val="CommentReference"/>
          <w:rFonts w:ascii="Arial" w:eastAsia="Arial" w:hAnsi="Arial" w:cs="Arial"/>
          <w:lang w:val="en"/>
        </w:rPr>
        <w:commentReference w:id="172"/>
      </w:r>
      <w:commentRangeEnd w:id="173"/>
      <w:r w:rsidR="00967BE7">
        <w:rPr>
          <w:rStyle w:val="CommentReference"/>
          <w:rFonts w:ascii="Arial" w:eastAsia="Arial" w:hAnsi="Arial" w:cs="Arial"/>
          <w:lang w:val="en"/>
        </w:rPr>
        <w:commentReference w:id="173"/>
      </w:r>
      <w:r w:rsidRPr="00D37B11">
        <w:rPr>
          <w:color w:val="202124"/>
          <w:highlight w:val="white"/>
        </w:rPr>
        <w:t xml:space="preserve"> </w:t>
      </w:r>
      <w:r w:rsidR="004E2D3C">
        <w:rPr>
          <w:color w:val="202124"/>
          <w:highlight w:val="white"/>
        </w:rPr>
        <w:t>Similarly, w</w:t>
      </w:r>
      <w:r w:rsidRPr="00D37B11">
        <w:rPr>
          <w:color w:val="202124"/>
          <w:highlight w:val="white"/>
        </w:rPr>
        <w:t xml:space="preserve">hen </w:t>
      </w:r>
      <w:r w:rsidR="006E7637" w:rsidRPr="00D37B11">
        <w:rPr>
          <w:color w:val="202124"/>
          <w:highlight w:val="white"/>
        </w:rPr>
        <w:t xml:space="preserve">the number of interactions </w:t>
      </w:r>
      <w:r w:rsidR="004E2D3C">
        <w:rPr>
          <w:color w:val="202124"/>
          <w:highlight w:val="white"/>
        </w:rPr>
        <w:t>between</w:t>
      </w:r>
      <w:r w:rsidR="004E2D3C" w:rsidRPr="00D37B11">
        <w:rPr>
          <w:color w:val="202124"/>
          <w:highlight w:val="white"/>
        </w:rPr>
        <w:t xml:space="preserve"> </w:t>
      </w:r>
      <w:r w:rsidR="006E7637" w:rsidRPr="00D37B11">
        <w:rPr>
          <w:color w:val="202124"/>
          <w:highlight w:val="white"/>
        </w:rPr>
        <w:t xml:space="preserve">diel cycles were compared </w:t>
      </w:r>
      <w:r w:rsidR="004E2D3C">
        <w:rPr>
          <w:color w:val="202124"/>
          <w:highlight w:val="white"/>
        </w:rPr>
        <w:t>within each</w:t>
      </w:r>
      <w:r w:rsidR="004E2D3C" w:rsidRPr="00D37B11">
        <w:rPr>
          <w:color w:val="202124"/>
          <w:highlight w:val="white"/>
        </w:rPr>
        <w:t xml:space="preserve"> </w:t>
      </w:r>
      <w:commentRangeStart w:id="186"/>
      <w:commentRangeStart w:id="187"/>
      <w:r w:rsidR="00FF1AA5">
        <w:rPr>
          <w:color w:val="202124"/>
          <w:highlight w:val="white"/>
        </w:rPr>
        <w:t>deployment</w:t>
      </w:r>
      <w:commentRangeEnd w:id="186"/>
      <w:r w:rsidR="00FF1AA5">
        <w:rPr>
          <w:rStyle w:val="CommentReference"/>
          <w:rFonts w:ascii="Arial" w:eastAsia="Arial" w:hAnsi="Arial" w:cs="Arial"/>
          <w:lang w:val="en"/>
        </w:rPr>
        <w:commentReference w:id="186"/>
      </w:r>
      <w:commentRangeEnd w:id="187"/>
      <w:r w:rsidR="00005BF8">
        <w:rPr>
          <w:rStyle w:val="CommentReference"/>
          <w:rFonts w:ascii="Arial" w:eastAsia="Arial" w:hAnsi="Arial" w:cs="Arial"/>
          <w:lang w:val="en"/>
        </w:rPr>
        <w:commentReference w:id="187"/>
      </w:r>
      <w:r w:rsidRPr="00D37B11">
        <w:rPr>
          <w:color w:val="202124"/>
          <w:highlight w:val="white"/>
        </w:rPr>
        <w:t xml:space="preserve">, night-time interactions </w:t>
      </w:r>
      <w:r w:rsidR="00B636A6" w:rsidRPr="00D37B11">
        <w:rPr>
          <w:color w:val="202124"/>
          <w:highlight w:val="white"/>
        </w:rPr>
        <w:t>per m</w:t>
      </w:r>
      <w:r w:rsidR="00B636A6" w:rsidRPr="00D37B11">
        <w:rPr>
          <w:color w:val="202124"/>
          <w:highlight w:val="white"/>
          <w:vertAlign w:val="superscript"/>
        </w:rPr>
        <w:t>2</w:t>
      </w:r>
      <w:del w:id="188" w:author="Matt Cheng" w:date="2022-01-19T10:37:00Z">
        <w:r w:rsidR="00B636A6" w:rsidRPr="00D37B11" w:rsidDel="00C0153D">
          <w:rPr>
            <w:color w:val="202124"/>
            <w:highlight w:val="white"/>
          </w:rPr>
          <w:delText xml:space="preserve"> </w:delText>
        </w:r>
      </w:del>
      <w:ins w:id="189" w:author="Matt Cheng" w:date="2022-01-19T10:37:00Z">
        <w:r w:rsidR="00C0153D">
          <w:rPr>
            <w:color w:val="202124"/>
            <w:highlight w:val="white"/>
          </w:rPr>
          <w:t xml:space="preserve">, </w:t>
        </w:r>
      </w:ins>
      <w:ins w:id="190" w:author="Matt Cheng" w:date="2022-01-19T10:08:00Z">
        <w:r w:rsidR="00F71770">
          <w:rPr>
            <w:color w:val="202124"/>
            <w:highlight w:val="white"/>
          </w:rPr>
          <w:t xml:space="preserve">and </w:t>
        </w:r>
      </w:ins>
      <w:ins w:id="191" w:author="Matt Cheng" w:date="2022-01-19T10:09:00Z">
        <w:r w:rsidR="00B96B7B">
          <w:rPr>
            <w:color w:val="202124"/>
            <w:highlight w:val="white"/>
          </w:rPr>
          <w:t>unit</w:t>
        </w:r>
      </w:ins>
      <w:ins w:id="192" w:author="Matt Cheng" w:date="2022-01-19T10:37:00Z">
        <w:r w:rsidR="00D875B0">
          <w:rPr>
            <w:color w:val="202124"/>
            <w:highlight w:val="white"/>
          </w:rPr>
          <w:t>-</w:t>
        </w:r>
      </w:ins>
      <w:ins w:id="193" w:author="Matt Cheng" w:date="2022-01-19T10:09:00Z">
        <w:r w:rsidR="00B96B7B">
          <w:rPr>
            <w:color w:val="202124"/>
            <w:highlight w:val="white"/>
          </w:rPr>
          <w:t>time (30-minute</w:t>
        </w:r>
      </w:ins>
      <w:ins w:id="194" w:author="Matt Cheng" w:date="2022-01-19T10:10:00Z">
        <w:r w:rsidR="008F60AD">
          <w:rPr>
            <w:color w:val="202124"/>
            <w:highlight w:val="white"/>
          </w:rPr>
          <w:t>s</w:t>
        </w:r>
      </w:ins>
      <w:ins w:id="195" w:author="Matt Cheng" w:date="2022-01-19T10:09:00Z">
        <w:r w:rsidR="00B96B7B">
          <w:rPr>
            <w:color w:val="202124"/>
            <w:highlight w:val="white"/>
          </w:rPr>
          <w:t xml:space="preserve">) </w:t>
        </w:r>
      </w:ins>
      <w:r w:rsidRPr="00D37B11">
        <w:rPr>
          <w:color w:val="202124"/>
          <w:highlight w:val="white"/>
        </w:rPr>
        <w:t xml:space="preserve">were </w:t>
      </w:r>
      <w:r w:rsidR="00FF1AA5">
        <w:rPr>
          <w:color w:val="202124"/>
          <w:highlight w:val="white"/>
        </w:rPr>
        <w:t xml:space="preserve">significantly </w:t>
      </w:r>
      <w:r w:rsidRPr="00D37B11">
        <w:rPr>
          <w:color w:val="202124"/>
          <w:highlight w:val="white"/>
        </w:rPr>
        <w:t>higher</w:t>
      </w:r>
      <w:r w:rsidR="00CB0EF3" w:rsidRPr="00D37B11">
        <w:rPr>
          <w:color w:val="202124"/>
          <w:highlight w:val="white"/>
        </w:rPr>
        <w:t xml:space="preserve"> than daytime interactions</w:t>
      </w:r>
      <w:r w:rsidRPr="00D37B11">
        <w:rPr>
          <w:color w:val="202124"/>
          <w:highlight w:val="white"/>
        </w:rPr>
        <w:t xml:space="preserve"> at </w:t>
      </w:r>
      <w:r w:rsidR="00836D32" w:rsidRPr="00D37B11">
        <w:rPr>
          <w:color w:val="202124"/>
          <w:highlight w:val="white"/>
        </w:rPr>
        <w:t xml:space="preserve">Upstream Fence April 20 - 21 </w:t>
      </w:r>
      <w:r w:rsidRPr="00D37B11">
        <w:rPr>
          <w:color w:val="202124"/>
          <w:highlight w:val="white"/>
        </w:rPr>
        <w:t>(</w:t>
      </w:r>
      <w:r w:rsidR="00E301D0" w:rsidRPr="00D37B11">
        <w:rPr>
          <w:color w:val="202124"/>
          <w:highlight w:val="white"/>
        </w:rPr>
        <w:t>daytime: mean = 0.05</w:t>
      </w:r>
      <w:ins w:id="196" w:author="Matt Cheng" w:date="2022-01-18T21:42:00Z">
        <w:r w:rsidR="00D47C65" w:rsidRPr="00D47C65">
          <w:rPr>
            <w:color w:val="202124"/>
            <w:highlight w:val="white"/>
          </w:rPr>
          <w:t xml:space="preserve"> </w:t>
        </w:r>
        <w:r w:rsidR="00D47C65" w:rsidRPr="00D37B11">
          <w:rPr>
            <w:color w:val="202124"/>
            <w:highlight w:val="white"/>
          </w:rPr>
          <w:t>m</w:t>
        </w:r>
        <w:r w:rsidR="00D47C65">
          <w:rPr>
            <w:color w:val="202124"/>
            <w:highlight w:val="white"/>
            <w:vertAlign w:val="superscript"/>
          </w:rPr>
          <w:t>-2</w:t>
        </w:r>
      </w:ins>
      <w:r w:rsidR="00E301D0" w:rsidRPr="00D37B11">
        <w:rPr>
          <w:color w:val="202124"/>
          <w:highlight w:val="white"/>
        </w:rPr>
        <w:t>; SD = 0.11</w:t>
      </w:r>
      <w:ins w:id="197" w:author="Matt Cheng" w:date="2022-01-18T21:42:00Z">
        <w:r w:rsidR="00395215" w:rsidRPr="00395215">
          <w:rPr>
            <w:color w:val="202124"/>
            <w:highlight w:val="white"/>
          </w:rPr>
          <w:t xml:space="preserve"> </w:t>
        </w:r>
        <w:r w:rsidR="00395215" w:rsidRPr="00D37B11">
          <w:rPr>
            <w:color w:val="202124"/>
            <w:highlight w:val="white"/>
          </w:rPr>
          <w:t>m</w:t>
        </w:r>
        <w:r w:rsidR="00395215">
          <w:rPr>
            <w:color w:val="202124"/>
            <w:highlight w:val="white"/>
            <w:vertAlign w:val="superscript"/>
          </w:rPr>
          <w:t>-2</w:t>
        </w:r>
      </w:ins>
      <w:r w:rsidR="00E301D0" w:rsidRPr="00D37B11">
        <w:rPr>
          <w:color w:val="202124"/>
          <w:highlight w:val="white"/>
        </w:rPr>
        <w:t xml:space="preserve">, nighttime: </w:t>
      </w:r>
      <w:r w:rsidRPr="00D37B11">
        <w:rPr>
          <w:color w:val="202124"/>
          <w:highlight w:val="white"/>
        </w:rPr>
        <w:t>mean = 0.78</w:t>
      </w:r>
      <w:r w:rsidR="00E535FA" w:rsidRPr="00E535FA">
        <w:rPr>
          <w:color w:val="202124"/>
          <w:highlight w:val="white"/>
        </w:rPr>
        <w:t xml:space="preserve"> </w:t>
      </w:r>
      <w:r w:rsidR="00E535FA" w:rsidRPr="00D37B11">
        <w:rPr>
          <w:color w:val="202124"/>
          <w:highlight w:val="white"/>
        </w:rPr>
        <w:t>m</w:t>
      </w:r>
      <w:r w:rsidR="00E535FA">
        <w:rPr>
          <w:color w:val="202124"/>
          <w:highlight w:val="white"/>
          <w:vertAlign w:val="superscript"/>
        </w:rPr>
        <w:t>-2</w:t>
      </w:r>
      <w:r w:rsidRPr="00D37B11">
        <w:rPr>
          <w:color w:val="202124"/>
          <w:highlight w:val="white"/>
        </w:rPr>
        <w:t>; SD = 0.42</w:t>
      </w:r>
      <w:ins w:id="198" w:author="Matt Cheng" w:date="2022-01-18T21:42:00Z">
        <w:r w:rsidR="00E535FA" w:rsidRPr="00E535FA">
          <w:rPr>
            <w:color w:val="202124"/>
            <w:highlight w:val="white"/>
          </w:rPr>
          <w:t xml:space="preserve"> </w:t>
        </w:r>
        <w:r w:rsidR="00E535FA" w:rsidRPr="00D37B11">
          <w:rPr>
            <w:color w:val="202124"/>
            <w:highlight w:val="white"/>
          </w:rPr>
          <w:t>m</w:t>
        </w:r>
        <w:r w:rsidR="00E535FA">
          <w:rPr>
            <w:color w:val="202124"/>
            <w:highlight w:val="white"/>
            <w:vertAlign w:val="superscript"/>
          </w:rPr>
          <w:t>-2</w:t>
        </w:r>
      </w:ins>
      <w:r w:rsidRPr="00D37B11">
        <w:rPr>
          <w:color w:val="202124"/>
          <w:highlight w:val="white"/>
        </w:rPr>
        <w:t xml:space="preserve">; </w:t>
      </w:r>
      <w:r w:rsidR="00BE5F4B" w:rsidRPr="00D37B11">
        <w:rPr>
          <w:color w:val="202124"/>
          <w:highlight w:val="white"/>
        </w:rPr>
        <w:t xml:space="preserve">W = 11; </w:t>
      </w:r>
      <w:r w:rsidR="00A325D3" w:rsidRPr="00D37B11">
        <w:rPr>
          <w:i/>
          <w:iCs/>
          <w:color w:val="202124"/>
          <w:highlight w:val="white"/>
        </w:rPr>
        <w:t xml:space="preserve">P </w:t>
      </w:r>
      <w:r w:rsidR="00BE5F4B" w:rsidRPr="00D37B11">
        <w:rPr>
          <w:color w:val="202124"/>
          <w:highlight w:val="white"/>
        </w:rPr>
        <w:t>&lt;</w:t>
      </w:r>
      <w:r w:rsidR="00A325D3" w:rsidRPr="00D37B11">
        <w:rPr>
          <w:color w:val="202124"/>
          <w:highlight w:val="white"/>
        </w:rPr>
        <w:t xml:space="preserve"> </w:t>
      </w:r>
      <w:r w:rsidR="00BE5F4B" w:rsidRPr="00D37B11">
        <w:rPr>
          <w:color w:val="202124"/>
          <w:highlight w:val="white"/>
        </w:rPr>
        <w:t>0.01</w:t>
      </w:r>
      <w:r w:rsidR="00FF1AA5">
        <w:rPr>
          <w:color w:val="202124"/>
          <w:highlight w:val="white"/>
        </w:rPr>
        <w:t xml:space="preserve">; </w:t>
      </w:r>
      <w:r w:rsidRPr="00D37B11">
        <w:rPr>
          <w:color w:val="202124"/>
          <w:highlight w:val="white"/>
        </w:rPr>
        <w:t xml:space="preserve">Fig. </w:t>
      </w:r>
      <w:ins w:id="199" w:author="Matt Cheng" w:date="2022-01-18T22:13:00Z">
        <w:r w:rsidR="00E13220">
          <w:rPr>
            <w:color w:val="202124"/>
            <w:highlight w:val="white"/>
          </w:rPr>
          <w:t>3</w:t>
        </w:r>
      </w:ins>
      <w:del w:id="200" w:author="Matt Cheng" w:date="2022-01-18T22:13:00Z">
        <w:r w:rsidRPr="00D37B11" w:rsidDel="00E13220">
          <w:rPr>
            <w:color w:val="202124"/>
            <w:highlight w:val="white"/>
          </w:rPr>
          <w:delText>2</w:delText>
        </w:r>
      </w:del>
      <w:r w:rsidRPr="00D37B11">
        <w:rPr>
          <w:color w:val="202124"/>
          <w:highlight w:val="white"/>
        </w:rPr>
        <w:t xml:space="preserve">A) and </w:t>
      </w:r>
      <w:r w:rsidR="00836D32" w:rsidRPr="00D37B11">
        <w:rPr>
          <w:color w:val="202124"/>
          <w:highlight w:val="white"/>
        </w:rPr>
        <w:t xml:space="preserve">Upstream Fence April 27 - 29 </w:t>
      </w:r>
      <w:r w:rsidRPr="00D37B11">
        <w:rPr>
          <w:color w:val="202124"/>
          <w:highlight w:val="white"/>
        </w:rPr>
        <w:t>(</w:t>
      </w:r>
      <w:r w:rsidR="002D41DA" w:rsidRPr="00D37B11">
        <w:rPr>
          <w:color w:val="202124"/>
          <w:highlight w:val="white"/>
        </w:rPr>
        <w:t>daytime: mean = 0.54</w:t>
      </w:r>
      <w:ins w:id="201" w:author="Matt Cheng" w:date="2022-01-18T21:43:00Z">
        <w:r w:rsidR="005D2C91" w:rsidRPr="005D2C91">
          <w:rPr>
            <w:color w:val="202124"/>
            <w:highlight w:val="white"/>
          </w:rPr>
          <w:t xml:space="preserve"> </w:t>
        </w:r>
        <w:r w:rsidR="005D2C91" w:rsidRPr="00D37B11">
          <w:rPr>
            <w:color w:val="202124"/>
            <w:highlight w:val="white"/>
          </w:rPr>
          <w:t>m</w:t>
        </w:r>
        <w:r w:rsidR="005D2C91">
          <w:rPr>
            <w:color w:val="202124"/>
            <w:highlight w:val="white"/>
            <w:vertAlign w:val="superscript"/>
          </w:rPr>
          <w:t>-2</w:t>
        </w:r>
      </w:ins>
      <w:r w:rsidR="002D41DA" w:rsidRPr="00D37B11">
        <w:rPr>
          <w:color w:val="202124"/>
          <w:highlight w:val="white"/>
        </w:rPr>
        <w:t>; SD = 0.57</w:t>
      </w:r>
      <w:ins w:id="202" w:author="Matt Cheng" w:date="2022-01-18T21:43:00Z">
        <w:r w:rsidR="005D2C91" w:rsidRPr="005D2C91">
          <w:rPr>
            <w:color w:val="202124"/>
            <w:highlight w:val="white"/>
          </w:rPr>
          <w:t xml:space="preserve"> </w:t>
        </w:r>
        <w:r w:rsidR="005D2C91" w:rsidRPr="00D37B11">
          <w:rPr>
            <w:color w:val="202124"/>
            <w:highlight w:val="white"/>
          </w:rPr>
          <w:t>m</w:t>
        </w:r>
        <w:r w:rsidR="005D2C91">
          <w:rPr>
            <w:color w:val="202124"/>
            <w:highlight w:val="white"/>
            <w:vertAlign w:val="superscript"/>
          </w:rPr>
          <w:t>-2</w:t>
        </w:r>
      </w:ins>
      <w:r w:rsidR="002D41DA" w:rsidRPr="00D37B11">
        <w:rPr>
          <w:color w:val="202124"/>
          <w:highlight w:val="white"/>
        </w:rPr>
        <w:t xml:space="preserve">, nighttime: </w:t>
      </w:r>
      <w:r w:rsidRPr="00D37B11">
        <w:rPr>
          <w:color w:val="202124"/>
          <w:highlight w:val="white"/>
        </w:rPr>
        <w:t>mean = 2.35</w:t>
      </w:r>
      <w:ins w:id="203" w:author="Matt Cheng" w:date="2022-01-18T21:43:00Z">
        <w:r w:rsidR="005D2C91" w:rsidRPr="005D2C91">
          <w:rPr>
            <w:color w:val="202124"/>
            <w:highlight w:val="white"/>
          </w:rPr>
          <w:t xml:space="preserve"> </w:t>
        </w:r>
        <w:r w:rsidR="005D2C91" w:rsidRPr="00D37B11">
          <w:rPr>
            <w:color w:val="202124"/>
            <w:highlight w:val="white"/>
          </w:rPr>
          <w:t>m</w:t>
        </w:r>
        <w:r w:rsidR="005D2C91">
          <w:rPr>
            <w:color w:val="202124"/>
            <w:highlight w:val="white"/>
            <w:vertAlign w:val="superscript"/>
          </w:rPr>
          <w:t>-2</w:t>
        </w:r>
      </w:ins>
      <w:r w:rsidRPr="00D37B11">
        <w:rPr>
          <w:color w:val="202124"/>
          <w:highlight w:val="white"/>
        </w:rPr>
        <w:t>; SD = 0.93</w:t>
      </w:r>
      <w:ins w:id="204" w:author="Matt Cheng" w:date="2022-01-18T21:43:00Z">
        <w:r w:rsidR="005D2C91" w:rsidRPr="005D2C91">
          <w:rPr>
            <w:color w:val="202124"/>
            <w:highlight w:val="white"/>
          </w:rPr>
          <w:t xml:space="preserve"> </w:t>
        </w:r>
        <w:r w:rsidR="005D2C91" w:rsidRPr="00D37B11">
          <w:rPr>
            <w:color w:val="202124"/>
            <w:highlight w:val="white"/>
          </w:rPr>
          <w:t>m</w:t>
        </w:r>
        <w:r w:rsidR="005D2C91">
          <w:rPr>
            <w:color w:val="202124"/>
            <w:highlight w:val="white"/>
            <w:vertAlign w:val="superscript"/>
          </w:rPr>
          <w:t>-2</w:t>
        </w:r>
      </w:ins>
      <w:r w:rsidRPr="00D37B11">
        <w:rPr>
          <w:color w:val="202124"/>
          <w:highlight w:val="white"/>
        </w:rPr>
        <w:t>;</w:t>
      </w:r>
      <w:r w:rsidR="004463C3" w:rsidRPr="00D37B11">
        <w:rPr>
          <w:color w:val="202124"/>
          <w:highlight w:val="white"/>
        </w:rPr>
        <w:t xml:space="preserve"> W = 79.5; </w:t>
      </w:r>
      <w:r w:rsidR="00A325D3" w:rsidRPr="00D37B11">
        <w:rPr>
          <w:i/>
          <w:iCs/>
          <w:color w:val="202124"/>
          <w:highlight w:val="white"/>
        </w:rPr>
        <w:t>P</w:t>
      </w:r>
      <w:r w:rsidR="00A325D3" w:rsidRPr="00D37B11">
        <w:rPr>
          <w:color w:val="202124"/>
          <w:highlight w:val="white"/>
        </w:rPr>
        <w:t xml:space="preserve"> </w:t>
      </w:r>
      <w:r w:rsidR="004463C3" w:rsidRPr="00D37B11">
        <w:rPr>
          <w:color w:val="202124"/>
          <w:highlight w:val="white"/>
        </w:rPr>
        <w:t>&lt; 0.01</w:t>
      </w:r>
      <w:r w:rsidR="00FF1AA5">
        <w:rPr>
          <w:color w:val="202124"/>
          <w:highlight w:val="white"/>
        </w:rPr>
        <w:t>;</w:t>
      </w:r>
      <w:r w:rsidRPr="00D37B11">
        <w:rPr>
          <w:color w:val="202124"/>
          <w:highlight w:val="white"/>
        </w:rPr>
        <w:t xml:space="preserve"> Fig. </w:t>
      </w:r>
      <w:ins w:id="205" w:author="Matt Cheng" w:date="2022-01-18T22:13:00Z">
        <w:r w:rsidR="00E13220">
          <w:rPr>
            <w:color w:val="202124"/>
            <w:highlight w:val="white"/>
          </w:rPr>
          <w:t>3</w:t>
        </w:r>
      </w:ins>
      <w:del w:id="206" w:author="Matt Cheng" w:date="2022-01-18T22:13:00Z">
        <w:r w:rsidRPr="00D37B11" w:rsidDel="00E13220">
          <w:rPr>
            <w:color w:val="202124"/>
            <w:highlight w:val="white"/>
          </w:rPr>
          <w:delText>2</w:delText>
        </w:r>
      </w:del>
      <w:r w:rsidRPr="00D37B11">
        <w:rPr>
          <w:color w:val="202124"/>
          <w:highlight w:val="white"/>
        </w:rPr>
        <w:t xml:space="preserve">E), </w:t>
      </w:r>
      <w:r w:rsidR="00FF1AA5">
        <w:rPr>
          <w:color w:val="202124"/>
          <w:highlight w:val="white"/>
        </w:rPr>
        <w:t>but other deployments</w:t>
      </w:r>
      <w:r w:rsidR="007D7945">
        <w:rPr>
          <w:color w:val="202124"/>
          <w:highlight w:val="white"/>
        </w:rPr>
        <w:t xml:space="preserve"> did not demonstrate a diel relationship in interactions (P &gt; 0.05)</w:t>
      </w:r>
      <w:r w:rsidRPr="00D37B11">
        <w:rPr>
          <w:color w:val="202124"/>
          <w:highlight w:val="white"/>
        </w:rPr>
        <w:t xml:space="preserve">. </w:t>
      </w:r>
    </w:p>
    <w:p w14:paraId="5CE794F7" w14:textId="5FADA58B" w:rsidR="003336BE" w:rsidRPr="00D37B11" w:rsidRDefault="003336BE" w:rsidP="00E71425">
      <w:pPr>
        <w:spacing w:line="480" w:lineRule="auto"/>
        <w:rPr>
          <w:color w:val="202124"/>
          <w:highlight w:val="white"/>
        </w:rPr>
      </w:pPr>
      <w:r w:rsidRPr="00D37B11">
        <w:rPr>
          <w:color w:val="202124"/>
          <w:highlight w:val="white"/>
        </w:rPr>
        <w:tab/>
        <w:t xml:space="preserve">Smolt density estimates obtained from the DFO enumeration fence ranged from 200 - 882,717 smolts per hour. The number of hourly interactions and smolt densities were not correlated when these data were aggregated across all </w:t>
      </w:r>
      <w:r w:rsidR="000A03A8">
        <w:rPr>
          <w:color w:val="202124"/>
          <w:highlight w:val="white"/>
        </w:rPr>
        <w:t>deployments</w:t>
      </w:r>
      <w:r w:rsidR="000A03A8" w:rsidRPr="00D37B11">
        <w:rPr>
          <w:color w:val="202124"/>
          <w:highlight w:val="white"/>
        </w:rPr>
        <w:t xml:space="preserve"> </w:t>
      </w:r>
      <w:r w:rsidRPr="00D37B11">
        <w:rPr>
          <w:color w:val="202124"/>
          <w:highlight w:val="white"/>
        </w:rPr>
        <w:t>(Pearson’s correlation,</w:t>
      </w:r>
      <w:r w:rsidR="00E54BC0" w:rsidRPr="00D37B11">
        <w:rPr>
          <w:color w:val="202124"/>
          <w:highlight w:val="white"/>
        </w:rPr>
        <w:t xml:space="preserve"> r = -0.22; </w:t>
      </w:r>
      <w:r w:rsidRPr="00D37B11">
        <w:rPr>
          <w:color w:val="202124"/>
          <w:highlight w:val="white"/>
        </w:rPr>
        <w:t>t = -1.73;</w:t>
      </w:r>
      <w:r w:rsidR="002D142A" w:rsidRPr="00D37B11">
        <w:rPr>
          <w:color w:val="202124"/>
          <w:highlight w:val="white"/>
        </w:rPr>
        <w:t xml:space="preserve"> df = 57;</w:t>
      </w:r>
      <w:del w:id="207" w:author="Matt Cheng" w:date="2022-01-18T22:32:00Z">
        <w:r w:rsidRPr="00D37B11" w:rsidDel="0034010C">
          <w:rPr>
            <w:color w:val="202124"/>
            <w:highlight w:val="white"/>
          </w:rPr>
          <w:delText xml:space="preserve"> </w:delText>
        </w:r>
      </w:del>
      <w:r w:rsidR="00E94A5C" w:rsidRPr="00D37B11">
        <w:rPr>
          <w:i/>
          <w:iCs/>
          <w:color w:val="202124"/>
          <w:highlight w:val="white"/>
        </w:rPr>
        <w:t xml:space="preserve"> P</w:t>
      </w:r>
      <w:r w:rsidR="00E94A5C" w:rsidRPr="00D37B11" w:rsidDel="00E94A5C">
        <w:rPr>
          <w:color w:val="202124"/>
          <w:highlight w:val="white"/>
        </w:rPr>
        <w:t xml:space="preserve"> </w:t>
      </w:r>
      <w:r w:rsidRPr="00D37B11">
        <w:rPr>
          <w:color w:val="202124"/>
          <w:highlight w:val="white"/>
        </w:rPr>
        <w:t xml:space="preserve">= 0.08). However, a significant </w:t>
      </w:r>
      <w:r w:rsidR="000A03A8">
        <w:rPr>
          <w:color w:val="202124"/>
          <w:highlight w:val="white"/>
        </w:rPr>
        <w:t xml:space="preserve">and strong </w:t>
      </w:r>
      <w:r w:rsidRPr="00D37B11">
        <w:rPr>
          <w:color w:val="202124"/>
          <w:highlight w:val="white"/>
        </w:rPr>
        <w:t xml:space="preserve">positive correlation did exist between the number of hourly interactions and smolt densities for </w:t>
      </w:r>
      <w:r w:rsidR="000A03A8">
        <w:rPr>
          <w:color w:val="202124"/>
          <w:highlight w:val="white"/>
        </w:rPr>
        <w:t>deployment</w:t>
      </w:r>
      <w:r w:rsidR="000A03A8" w:rsidRPr="00D37B11">
        <w:rPr>
          <w:color w:val="202124"/>
          <w:highlight w:val="white"/>
        </w:rPr>
        <w:t xml:space="preserve"> </w:t>
      </w:r>
      <w:r w:rsidR="00D320EC" w:rsidRPr="00D37B11">
        <w:rPr>
          <w:color w:val="202124"/>
          <w:highlight w:val="white"/>
        </w:rPr>
        <w:t xml:space="preserve">Upstream Fence April 27 - 29 </w:t>
      </w:r>
      <w:r w:rsidRPr="00D37B11">
        <w:rPr>
          <w:color w:val="202124"/>
          <w:highlight w:val="white"/>
        </w:rPr>
        <w:t xml:space="preserve">(Pearson’s correlation, </w:t>
      </w:r>
      <w:r w:rsidR="00EC7601" w:rsidRPr="00D37B11">
        <w:rPr>
          <w:color w:val="202124"/>
          <w:highlight w:val="white"/>
        </w:rPr>
        <w:t xml:space="preserve">r = 0.64; </w:t>
      </w:r>
      <w:r w:rsidRPr="00D37B11">
        <w:rPr>
          <w:color w:val="202124"/>
          <w:highlight w:val="white"/>
        </w:rPr>
        <w:t>t =3.96</w:t>
      </w:r>
      <w:r w:rsidR="00EC7601" w:rsidRPr="00D37B11">
        <w:rPr>
          <w:color w:val="202124"/>
          <w:highlight w:val="white"/>
        </w:rPr>
        <w:t>;</w:t>
      </w:r>
      <w:r w:rsidRPr="00D37B11">
        <w:rPr>
          <w:color w:val="202124"/>
          <w:highlight w:val="white"/>
        </w:rPr>
        <w:t xml:space="preserve"> </w:t>
      </w:r>
      <w:r w:rsidR="00B84B6D" w:rsidRPr="00D37B11">
        <w:rPr>
          <w:color w:val="202124"/>
          <w:highlight w:val="white"/>
        </w:rPr>
        <w:t xml:space="preserve">df = </w:t>
      </w:r>
      <w:r w:rsidR="008544CD" w:rsidRPr="00D37B11">
        <w:rPr>
          <w:color w:val="202124"/>
          <w:highlight w:val="white"/>
        </w:rPr>
        <w:t>22;</w:t>
      </w:r>
      <w:r w:rsidRPr="00D37B11">
        <w:rPr>
          <w:color w:val="202124"/>
          <w:highlight w:val="white"/>
        </w:rPr>
        <w:t xml:space="preserve"> </w:t>
      </w:r>
      <w:r w:rsidR="00FD04F6" w:rsidRPr="00D37B11">
        <w:rPr>
          <w:i/>
          <w:iCs/>
          <w:color w:val="202124"/>
          <w:highlight w:val="white"/>
        </w:rPr>
        <w:t>P</w:t>
      </w:r>
      <w:r w:rsidR="00FD04F6" w:rsidRPr="00D37B11" w:rsidDel="00FD04F6">
        <w:rPr>
          <w:color w:val="202124"/>
          <w:highlight w:val="white"/>
        </w:rPr>
        <w:t xml:space="preserve"> </w:t>
      </w:r>
      <w:r w:rsidRPr="00D37B11">
        <w:rPr>
          <w:color w:val="202124"/>
          <w:highlight w:val="white"/>
        </w:rPr>
        <w:t>&lt; 0.001; Fig.</w:t>
      </w:r>
      <w:r w:rsidRPr="00D37B11">
        <w:rPr>
          <w:b/>
          <w:color w:val="202124"/>
          <w:highlight w:val="white"/>
        </w:rPr>
        <w:t xml:space="preserve"> </w:t>
      </w:r>
      <w:ins w:id="208" w:author="Matt Cheng" w:date="2022-01-18T22:13:00Z">
        <w:r w:rsidR="00E13220">
          <w:rPr>
            <w:color w:val="202124"/>
            <w:highlight w:val="white"/>
          </w:rPr>
          <w:t>3</w:t>
        </w:r>
      </w:ins>
      <w:del w:id="209" w:author="Matt Cheng" w:date="2022-01-18T22:13:00Z">
        <w:r w:rsidRPr="00D37B11" w:rsidDel="00E13220">
          <w:rPr>
            <w:color w:val="202124"/>
            <w:highlight w:val="white"/>
          </w:rPr>
          <w:delText>2</w:delText>
        </w:r>
      </w:del>
      <w:r w:rsidRPr="00D37B11">
        <w:rPr>
          <w:color w:val="202124"/>
          <w:highlight w:val="white"/>
        </w:rPr>
        <w:t xml:space="preserve">E). </w:t>
      </w:r>
      <w:r w:rsidR="000A03A8">
        <w:rPr>
          <w:color w:val="202124"/>
          <w:highlight w:val="white"/>
        </w:rPr>
        <w:t>A similar</w:t>
      </w:r>
      <w:r w:rsidR="000A03A8" w:rsidRPr="00D37B11">
        <w:rPr>
          <w:color w:val="202124"/>
          <w:highlight w:val="white"/>
        </w:rPr>
        <w:t xml:space="preserve"> </w:t>
      </w:r>
      <w:r w:rsidR="000A03A8">
        <w:rPr>
          <w:color w:val="202124"/>
          <w:highlight w:val="white"/>
        </w:rPr>
        <w:t xml:space="preserve">positive </w:t>
      </w:r>
      <w:r w:rsidRPr="00D37B11">
        <w:rPr>
          <w:color w:val="202124"/>
          <w:highlight w:val="white"/>
        </w:rPr>
        <w:t xml:space="preserve">correlation also existed for </w:t>
      </w:r>
      <w:r w:rsidR="000A03A8">
        <w:rPr>
          <w:color w:val="202124"/>
          <w:highlight w:val="white"/>
        </w:rPr>
        <w:t>deployment</w:t>
      </w:r>
      <w:r w:rsidR="000A03A8" w:rsidRPr="00D37B11">
        <w:rPr>
          <w:color w:val="202124"/>
          <w:highlight w:val="white"/>
        </w:rPr>
        <w:t xml:space="preserve"> </w:t>
      </w:r>
      <w:r w:rsidR="00D320EC" w:rsidRPr="00D37B11">
        <w:rPr>
          <w:color w:val="202124"/>
          <w:highlight w:val="white"/>
        </w:rPr>
        <w:t xml:space="preserve">Upstream Fence April 20 - 21 </w:t>
      </w:r>
      <w:r w:rsidRPr="00D37B11">
        <w:rPr>
          <w:color w:val="202124"/>
          <w:highlight w:val="white"/>
        </w:rPr>
        <w:t xml:space="preserve">but not significantly (Pearson’s correlation, </w:t>
      </w:r>
      <w:r w:rsidR="0023390A" w:rsidRPr="00D37B11">
        <w:rPr>
          <w:color w:val="202124"/>
          <w:highlight w:val="white"/>
        </w:rPr>
        <w:t xml:space="preserve">r = 0.66; </w:t>
      </w:r>
      <w:r w:rsidRPr="00D37B11">
        <w:rPr>
          <w:color w:val="202124"/>
          <w:highlight w:val="white"/>
        </w:rPr>
        <w:t xml:space="preserve">t = 2.17; </w:t>
      </w:r>
      <w:r w:rsidR="00844B96" w:rsidRPr="00D37B11">
        <w:rPr>
          <w:color w:val="202124"/>
          <w:highlight w:val="white"/>
        </w:rPr>
        <w:t xml:space="preserve">df = 6; </w:t>
      </w:r>
      <w:r w:rsidR="00FD04F6" w:rsidRPr="00D37B11">
        <w:rPr>
          <w:i/>
          <w:iCs/>
          <w:color w:val="202124"/>
          <w:highlight w:val="white"/>
        </w:rPr>
        <w:t>P</w:t>
      </w:r>
      <w:r w:rsidR="00FD04F6" w:rsidRPr="00D37B11" w:rsidDel="00FD04F6">
        <w:rPr>
          <w:color w:val="202124"/>
          <w:highlight w:val="white"/>
        </w:rPr>
        <w:t xml:space="preserve"> </w:t>
      </w:r>
      <w:r w:rsidRPr="00D37B11">
        <w:rPr>
          <w:color w:val="202124"/>
          <w:highlight w:val="white"/>
        </w:rPr>
        <w:t>= 0.07; Fig.</w:t>
      </w:r>
      <w:r w:rsidRPr="00D37B11">
        <w:rPr>
          <w:b/>
          <w:color w:val="202124"/>
          <w:highlight w:val="white"/>
        </w:rPr>
        <w:t xml:space="preserve"> </w:t>
      </w:r>
      <w:ins w:id="210" w:author="Matt Cheng" w:date="2022-01-18T22:13:00Z">
        <w:r w:rsidR="00E13220">
          <w:rPr>
            <w:color w:val="202124"/>
            <w:highlight w:val="white"/>
          </w:rPr>
          <w:t>3</w:t>
        </w:r>
      </w:ins>
      <w:del w:id="211" w:author="Matt Cheng" w:date="2022-01-18T22:13:00Z">
        <w:r w:rsidRPr="00D37B11" w:rsidDel="00E13220">
          <w:rPr>
            <w:color w:val="202124"/>
            <w:highlight w:val="white"/>
          </w:rPr>
          <w:delText>2</w:delText>
        </w:r>
      </w:del>
      <w:r w:rsidRPr="00D37B11">
        <w:rPr>
          <w:color w:val="202124"/>
          <w:highlight w:val="white"/>
        </w:rPr>
        <w:t xml:space="preserve">A). </w:t>
      </w:r>
    </w:p>
    <w:p w14:paraId="5733082D" w14:textId="4EAE95D0" w:rsidR="00034E5C" w:rsidRPr="00507B0A" w:rsidRDefault="000A03A8" w:rsidP="00507B0A">
      <w:pPr>
        <w:spacing w:line="480" w:lineRule="auto"/>
        <w:ind w:firstLine="720"/>
        <w:rPr>
          <w:color w:val="202124"/>
          <w:highlight w:val="white"/>
        </w:rPr>
      </w:pPr>
      <w:r>
        <w:rPr>
          <w:color w:val="202124"/>
          <w:highlight w:val="white"/>
        </w:rPr>
        <w:t>P</w:t>
      </w:r>
      <w:r w:rsidR="0068424B" w:rsidRPr="00D37B11">
        <w:rPr>
          <w:color w:val="202124"/>
          <w:highlight w:val="white"/>
        </w:rPr>
        <w:t xml:space="preserve">reviously obtained field estimates (n = 327) of Bull Trout </w:t>
      </w:r>
      <w:r w:rsidR="00995C6E" w:rsidRPr="00D37B11">
        <w:rPr>
          <w:color w:val="202124"/>
          <w:highlight w:val="white"/>
        </w:rPr>
        <w:t xml:space="preserve">total length </w:t>
      </w:r>
      <w:r w:rsidR="0068424B" w:rsidRPr="00D37B11">
        <w:rPr>
          <w:color w:val="202124"/>
          <w:highlight w:val="white"/>
        </w:rPr>
        <w:t>ranged between 41 to 80 cm (mean = 58.1</w:t>
      </w:r>
      <w:ins w:id="212" w:author="Matt Cheng" w:date="2022-01-18T21:43:00Z">
        <w:r w:rsidR="00D05424" w:rsidRPr="00D05424">
          <w:rPr>
            <w:color w:val="202124"/>
            <w:highlight w:val="white"/>
          </w:rPr>
          <w:t xml:space="preserve"> </w:t>
        </w:r>
        <w:r w:rsidR="00D05424" w:rsidRPr="00D37B11">
          <w:rPr>
            <w:color w:val="202124"/>
            <w:highlight w:val="white"/>
          </w:rPr>
          <w:t>m</w:t>
        </w:r>
        <w:r w:rsidR="00D05424">
          <w:rPr>
            <w:color w:val="202124"/>
            <w:highlight w:val="white"/>
            <w:vertAlign w:val="superscript"/>
          </w:rPr>
          <w:t>-2</w:t>
        </w:r>
      </w:ins>
      <w:r w:rsidR="0068424B" w:rsidRPr="00D37B11">
        <w:rPr>
          <w:color w:val="202124"/>
          <w:highlight w:val="white"/>
        </w:rPr>
        <w:t>; SD = 6.4</w:t>
      </w:r>
      <w:ins w:id="213" w:author="Matt Cheng" w:date="2022-01-18T21:43:00Z">
        <w:r w:rsidR="00D05424" w:rsidRPr="00D05424">
          <w:rPr>
            <w:color w:val="202124"/>
            <w:highlight w:val="white"/>
          </w:rPr>
          <w:t xml:space="preserve"> </w:t>
        </w:r>
        <w:r w:rsidR="00D05424" w:rsidRPr="00D37B11">
          <w:rPr>
            <w:color w:val="202124"/>
            <w:highlight w:val="white"/>
          </w:rPr>
          <w:t>m</w:t>
        </w:r>
        <w:r w:rsidR="00D05424">
          <w:rPr>
            <w:color w:val="202124"/>
            <w:highlight w:val="white"/>
            <w:vertAlign w:val="superscript"/>
          </w:rPr>
          <w:t>-2</w:t>
        </w:r>
      </w:ins>
      <w:r w:rsidR="0068424B" w:rsidRPr="00D37B11">
        <w:rPr>
          <w:color w:val="202124"/>
          <w:highlight w:val="white"/>
        </w:rPr>
        <w:t xml:space="preserve">; Fig. </w:t>
      </w:r>
      <w:ins w:id="214" w:author="Matt Cheng" w:date="2022-01-18T22:14:00Z">
        <w:r w:rsidR="00776CF3">
          <w:rPr>
            <w:color w:val="202124"/>
            <w:highlight w:val="white"/>
          </w:rPr>
          <w:t>4</w:t>
        </w:r>
      </w:ins>
      <w:del w:id="215" w:author="Matt Cheng" w:date="2022-01-18T22:14:00Z">
        <w:r w:rsidR="0068424B" w:rsidRPr="00D37B11" w:rsidDel="00776CF3">
          <w:rPr>
            <w:color w:val="202124"/>
            <w:highlight w:val="white"/>
          </w:rPr>
          <w:delText>3</w:delText>
        </w:r>
      </w:del>
      <w:r w:rsidR="0068424B" w:rsidRPr="00D37B11">
        <w:rPr>
          <w:color w:val="202124"/>
          <w:highlight w:val="white"/>
        </w:rPr>
        <w:t xml:space="preserve">). </w:t>
      </w:r>
      <w:r w:rsidR="002568B2" w:rsidRPr="00D37B11">
        <w:rPr>
          <w:color w:val="202124"/>
          <w:highlight w:val="white"/>
        </w:rPr>
        <w:t>From the DIDSON, we obtained l</w:t>
      </w:r>
      <w:r w:rsidR="0068424B" w:rsidRPr="00D37B11">
        <w:rPr>
          <w:color w:val="202124"/>
          <w:highlight w:val="white"/>
        </w:rPr>
        <w:t xml:space="preserve">ength </w:t>
      </w:r>
      <w:r w:rsidR="0068424B" w:rsidRPr="00D37B11">
        <w:rPr>
          <w:color w:val="202124"/>
          <w:highlight w:val="white"/>
        </w:rPr>
        <w:lastRenderedPageBreak/>
        <w:t xml:space="preserve">estimates of Bull Trout </w:t>
      </w:r>
      <w:r w:rsidR="002568B2" w:rsidRPr="00D37B11">
        <w:rPr>
          <w:color w:val="202124"/>
          <w:highlight w:val="white"/>
        </w:rPr>
        <w:t>that ranged</w:t>
      </w:r>
      <w:r>
        <w:rPr>
          <w:color w:val="202124"/>
          <w:highlight w:val="white"/>
        </w:rPr>
        <w:t xml:space="preserve"> more broadly</w:t>
      </w:r>
      <w:r w:rsidR="002568B2" w:rsidRPr="00D37B11">
        <w:rPr>
          <w:color w:val="202124"/>
          <w:highlight w:val="white"/>
        </w:rPr>
        <w:t xml:space="preserve"> from </w:t>
      </w:r>
      <w:r w:rsidR="00CD3C2F" w:rsidRPr="00D37B11">
        <w:rPr>
          <w:color w:val="202124"/>
          <w:highlight w:val="white"/>
        </w:rPr>
        <w:t>25</w:t>
      </w:r>
      <w:r w:rsidR="002568B2" w:rsidRPr="00D37B11">
        <w:rPr>
          <w:color w:val="202124"/>
          <w:highlight w:val="white"/>
        </w:rPr>
        <w:t xml:space="preserve"> cm to </w:t>
      </w:r>
      <w:r w:rsidR="00CD3C2F" w:rsidRPr="00D37B11">
        <w:rPr>
          <w:color w:val="202124"/>
          <w:highlight w:val="white"/>
        </w:rPr>
        <w:t>86</w:t>
      </w:r>
      <w:r w:rsidR="002568B2" w:rsidRPr="00D37B11">
        <w:rPr>
          <w:color w:val="202124"/>
          <w:highlight w:val="white"/>
        </w:rPr>
        <w:t xml:space="preserve"> cm across all </w:t>
      </w:r>
      <w:del w:id="216" w:author="Matt Cheng" w:date="2022-01-19T10:01:00Z">
        <w:r w:rsidR="002568B2" w:rsidRPr="00D37B11" w:rsidDel="000E61D3">
          <w:rPr>
            <w:color w:val="202124"/>
            <w:highlight w:val="white"/>
          </w:rPr>
          <w:delText xml:space="preserve">bull </w:delText>
        </w:r>
      </w:del>
      <w:ins w:id="217" w:author="Matt Cheng" w:date="2022-01-19T10:01:00Z">
        <w:r w:rsidR="000E61D3">
          <w:rPr>
            <w:color w:val="202124"/>
            <w:highlight w:val="white"/>
          </w:rPr>
          <w:t>Bull</w:t>
        </w:r>
        <w:r w:rsidR="000E61D3" w:rsidRPr="00D37B11">
          <w:rPr>
            <w:color w:val="202124"/>
            <w:highlight w:val="white"/>
          </w:rPr>
          <w:t xml:space="preserve"> </w:t>
        </w:r>
      </w:ins>
      <w:del w:id="218" w:author="Matt Cheng" w:date="2022-01-19T10:01:00Z">
        <w:r w:rsidR="002568B2" w:rsidRPr="00D37B11" w:rsidDel="000E61D3">
          <w:rPr>
            <w:color w:val="202124"/>
            <w:highlight w:val="white"/>
          </w:rPr>
          <w:delText xml:space="preserve">trout </w:delText>
        </w:r>
      </w:del>
      <w:ins w:id="219" w:author="Matt Cheng" w:date="2022-01-19T10:01:00Z">
        <w:r w:rsidR="000E61D3">
          <w:rPr>
            <w:color w:val="202124"/>
            <w:highlight w:val="white"/>
          </w:rPr>
          <w:t>T</w:t>
        </w:r>
      </w:ins>
      <w:ins w:id="220" w:author="Matt Cheng" w:date="2022-01-19T10:02:00Z">
        <w:r w:rsidR="000E61D3">
          <w:rPr>
            <w:color w:val="202124"/>
            <w:highlight w:val="white"/>
          </w:rPr>
          <w:t>rout</w:t>
        </w:r>
      </w:ins>
      <w:ins w:id="221" w:author="Matt Cheng" w:date="2022-01-19T10:01:00Z">
        <w:r w:rsidR="000E61D3" w:rsidRPr="00D37B11">
          <w:rPr>
            <w:color w:val="202124"/>
            <w:highlight w:val="white"/>
          </w:rPr>
          <w:t xml:space="preserve"> </w:t>
        </w:r>
      </w:ins>
      <w:r w:rsidR="002568B2" w:rsidRPr="00D37B11">
        <w:rPr>
          <w:color w:val="202124"/>
          <w:highlight w:val="white"/>
        </w:rPr>
        <w:t xml:space="preserve">(n = </w:t>
      </w:r>
      <w:r w:rsidR="005E68C7" w:rsidRPr="00D37B11">
        <w:rPr>
          <w:color w:val="202124"/>
          <w:highlight w:val="white"/>
        </w:rPr>
        <w:t>462</w:t>
      </w:r>
      <w:r w:rsidR="002568B2" w:rsidRPr="00D37B11">
        <w:rPr>
          <w:color w:val="202124"/>
          <w:highlight w:val="white"/>
        </w:rPr>
        <w:t xml:space="preserve">; mean </w:t>
      </w:r>
      <w:r w:rsidR="005E68C7" w:rsidRPr="00D37B11">
        <w:rPr>
          <w:color w:val="202124"/>
          <w:highlight w:val="white"/>
        </w:rPr>
        <w:t>48.6</w:t>
      </w:r>
      <w:r w:rsidR="002568B2" w:rsidRPr="00D37B11">
        <w:rPr>
          <w:color w:val="202124"/>
          <w:highlight w:val="white"/>
        </w:rPr>
        <w:t xml:space="preserve"> cm; SD </w:t>
      </w:r>
      <w:r w:rsidR="005E68C7" w:rsidRPr="00D37B11">
        <w:rPr>
          <w:color w:val="202124"/>
          <w:highlight w:val="white"/>
        </w:rPr>
        <w:t>10.1</w:t>
      </w:r>
      <w:r w:rsidR="002568B2" w:rsidRPr="00D37B11">
        <w:rPr>
          <w:color w:val="202124"/>
          <w:highlight w:val="white"/>
        </w:rPr>
        <w:t xml:space="preserve"> cm) and from </w:t>
      </w:r>
      <w:r w:rsidR="00712CC0" w:rsidRPr="00D37B11">
        <w:rPr>
          <w:color w:val="202124"/>
          <w:highlight w:val="white"/>
        </w:rPr>
        <w:t>32</w:t>
      </w:r>
      <w:r w:rsidR="002568B2" w:rsidRPr="00D37B11">
        <w:rPr>
          <w:color w:val="202124"/>
          <w:highlight w:val="white"/>
        </w:rPr>
        <w:t xml:space="preserve"> cm to </w:t>
      </w:r>
      <w:r w:rsidR="00712CC0" w:rsidRPr="00D37B11">
        <w:rPr>
          <w:color w:val="202124"/>
          <w:highlight w:val="white"/>
        </w:rPr>
        <w:t>68</w:t>
      </w:r>
      <w:r w:rsidR="002568B2" w:rsidRPr="00D37B11">
        <w:rPr>
          <w:color w:val="202124"/>
          <w:highlight w:val="white"/>
        </w:rPr>
        <w:t xml:space="preserve"> cm (n = </w:t>
      </w:r>
      <w:r w:rsidR="00712CC0" w:rsidRPr="00D37B11">
        <w:rPr>
          <w:color w:val="202124"/>
          <w:highlight w:val="white"/>
        </w:rPr>
        <w:t>41</w:t>
      </w:r>
      <w:r w:rsidR="002568B2" w:rsidRPr="00D37B11">
        <w:rPr>
          <w:color w:val="202124"/>
          <w:highlight w:val="white"/>
        </w:rPr>
        <w:t xml:space="preserve">; mean </w:t>
      </w:r>
      <w:r w:rsidR="00712CC0" w:rsidRPr="00D37B11">
        <w:rPr>
          <w:color w:val="202124"/>
          <w:highlight w:val="white"/>
        </w:rPr>
        <w:t>49.5</w:t>
      </w:r>
      <w:r w:rsidR="002568B2" w:rsidRPr="00D37B11">
        <w:rPr>
          <w:color w:val="202124"/>
          <w:highlight w:val="white"/>
        </w:rPr>
        <w:t xml:space="preserve"> cm; </w:t>
      </w:r>
      <w:r w:rsidR="002035AB">
        <w:rPr>
          <w:color w:val="202124"/>
          <w:highlight w:val="white"/>
        </w:rPr>
        <w:t xml:space="preserve">SD </w:t>
      </w:r>
      <w:r w:rsidR="006710E8" w:rsidRPr="00D37B11">
        <w:rPr>
          <w:color w:val="202124"/>
          <w:highlight w:val="white"/>
        </w:rPr>
        <w:t>8</w:t>
      </w:r>
      <w:r w:rsidR="002568B2" w:rsidRPr="00D37B11">
        <w:rPr>
          <w:color w:val="202124"/>
          <w:highlight w:val="white"/>
        </w:rPr>
        <w:t xml:space="preserve"> cm) </w:t>
      </w:r>
      <w:r>
        <w:rPr>
          <w:color w:val="202124"/>
          <w:highlight w:val="white"/>
        </w:rPr>
        <w:t>from</w:t>
      </w:r>
      <w:r w:rsidRPr="00D37B11">
        <w:rPr>
          <w:color w:val="202124"/>
          <w:highlight w:val="white"/>
        </w:rPr>
        <w:t xml:space="preserve"> </w:t>
      </w:r>
      <w:r w:rsidR="002568B2" w:rsidRPr="00D37B11">
        <w:rPr>
          <w:color w:val="202124"/>
          <w:highlight w:val="white"/>
        </w:rPr>
        <w:t>the more conservative subset of lengths (Fi</w:t>
      </w:r>
      <w:r w:rsidR="00991DDB" w:rsidRPr="00D37B11">
        <w:rPr>
          <w:color w:val="202124"/>
          <w:highlight w:val="white"/>
        </w:rPr>
        <w:t>g</w:t>
      </w:r>
      <w:r w:rsidR="00905898" w:rsidRPr="00D37B11">
        <w:rPr>
          <w:color w:val="202124"/>
          <w:highlight w:val="white"/>
        </w:rPr>
        <w:t>.</w:t>
      </w:r>
      <w:r w:rsidR="002568B2" w:rsidRPr="00D37B11">
        <w:rPr>
          <w:color w:val="202124"/>
          <w:highlight w:val="white"/>
        </w:rPr>
        <w:t xml:space="preserve"> </w:t>
      </w:r>
      <w:ins w:id="222" w:author="Matt Cheng" w:date="2022-01-18T22:14:00Z">
        <w:r w:rsidR="00776CF3">
          <w:rPr>
            <w:color w:val="202124"/>
            <w:highlight w:val="white"/>
          </w:rPr>
          <w:t>4</w:t>
        </w:r>
      </w:ins>
      <w:del w:id="223" w:author="Matt Cheng" w:date="2022-01-18T22:14:00Z">
        <w:r w:rsidR="002568B2" w:rsidRPr="00D37B11" w:rsidDel="00776CF3">
          <w:rPr>
            <w:color w:val="202124"/>
            <w:highlight w:val="white"/>
          </w:rPr>
          <w:delText>3</w:delText>
        </w:r>
      </w:del>
      <w:r w:rsidR="002568B2" w:rsidRPr="00D37B11">
        <w:rPr>
          <w:color w:val="202124"/>
          <w:highlight w:val="white"/>
        </w:rPr>
        <w:t xml:space="preserve">). Bull Trout lengths from both DIDSON-derived datasets </w:t>
      </w:r>
      <w:r w:rsidR="0068424B" w:rsidRPr="00D37B11">
        <w:rPr>
          <w:color w:val="202124"/>
          <w:highlight w:val="white"/>
        </w:rPr>
        <w:t xml:space="preserve">were significantly smaller </w:t>
      </w:r>
      <w:r w:rsidR="002568B2" w:rsidRPr="00D37B11">
        <w:rPr>
          <w:color w:val="202124"/>
          <w:highlight w:val="white"/>
        </w:rPr>
        <w:t>than</w:t>
      </w:r>
      <w:r w:rsidR="0068424B" w:rsidRPr="00D37B11">
        <w:rPr>
          <w:color w:val="202124"/>
          <w:highlight w:val="white"/>
        </w:rPr>
        <w:t xml:space="preserve"> previously collected field estimates (Wilcoxon rank sum test, W = </w:t>
      </w:r>
      <w:r w:rsidR="005D6D0C" w:rsidRPr="00D37B11">
        <w:rPr>
          <w:color w:val="202124"/>
          <w:highlight w:val="white"/>
        </w:rPr>
        <w:t>2741</w:t>
      </w:r>
      <w:r w:rsidR="0068424B" w:rsidRPr="00D37B11">
        <w:rPr>
          <w:color w:val="202124"/>
          <w:highlight w:val="white"/>
        </w:rPr>
        <w:t>;</w:t>
      </w:r>
      <w:r w:rsidR="004F4E79" w:rsidRPr="00D37B11">
        <w:rPr>
          <w:color w:val="202124"/>
          <w:highlight w:val="white"/>
        </w:rPr>
        <w:t xml:space="preserve"> </w:t>
      </w:r>
      <w:r w:rsidR="00D620C1" w:rsidRPr="00D37B11">
        <w:rPr>
          <w:i/>
          <w:iCs/>
          <w:color w:val="202124"/>
          <w:highlight w:val="white"/>
        </w:rPr>
        <w:t>P</w:t>
      </w:r>
      <w:r w:rsidR="00D620C1" w:rsidRPr="00D37B11" w:rsidDel="00D620C1">
        <w:rPr>
          <w:color w:val="202124"/>
          <w:highlight w:val="white"/>
        </w:rPr>
        <w:t xml:space="preserve"> </w:t>
      </w:r>
      <w:r w:rsidR="0068424B" w:rsidRPr="00D37B11">
        <w:rPr>
          <w:color w:val="202124"/>
          <w:highlight w:val="white"/>
        </w:rPr>
        <w:t xml:space="preserve">&lt; 0.001; Fig. </w:t>
      </w:r>
      <w:ins w:id="224" w:author="Matt Cheng" w:date="2022-01-18T22:14:00Z">
        <w:r w:rsidR="00776CF3">
          <w:rPr>
            <w:color w:val="202124"/>
            <w:highlight w:val="white"/>
          </w:rPr>
          <w:t>4</w:t>
        </w:r>
      </w:ins>
      <w:del w:id="225" w:author="Matt Cheng" w:date="2022-01-18T22:14:00Z">
        <w:r w:rsidR="0068424B" w:rsidRPr="00D37B11" w:rsidDel="00776CF3">
          <w:rPr>
            <w:color w:val="202124"/>
            <w:highlight w:val="white"/>
          </w:rPr>
          <w:delText>3</w:delText>
        </w:r>
      </w:del>
      <w:r w:rsidR="0068424B" w:rsidRPr="00D37B11">
        <w:rPr>
          <w:color w:val="202124"/>
          <w:highlight w:val="white"/>
        </w:rPr>
        <w:t xml:space="preserve">). </w:t>
      </w:r>
    </w:p>
    <w:p w14:paraId="1E436E54" w14:textId="053A2B0A" w:rsidR="00EB38E8" w:rsidRPr="00DE6861" w:rsidDel="0037518F" w:rsidRDefault="003931A7">
      <w:pPr>
        <w:pStyle w:val="Heading1"/>
        <w:rPr>
          <w:del w:id="226" w:author="Matt Cheng" w:date="2022-01-18T21:44:00Z"/>
          <w:highlight w:val="white"/>
        </w:rPr>
        <w:pPrChange w:id="227" w:author="Matt Cheng" w:date="2022-01-18T22:43:00Z">
          <w:pPr>
            <w:spacing w:line="480" w:lineRule="auto"/>
          </w:pPr>
        </w:pPrChange>
      </w:pPr>
      <w:bookmarkStart w:id="228" w:name="_Toc93441095"/>
      <w:r>
        <w:rPr>
          <w:highlight w:val="white"/>
        </w:rPr>
        <w:t>&lt;A&gt;</w:t>
      </w:r>
      <w:r w:rsidR="00EB38E8" w:rsidRPr="00DE6861">
        <w:rPr>
          <w:highlight w:val="white"/>
        </w:rPr>
        <w:t>Discussion:</w:t>
      </w:r>
      <w:bookmarkEnd w:id="228"/>
      <w:r w:rsidR="00EB38E8" w:rsidRPr="00DE6861">
        <w:rPr>
          <w:highlight w:val="white"/>
        </w:rPr>
        <w:t xml:space="preserve"> </w:t>
      </w:r>
    </w:p>
    <w:p w14:paraId="1BEC5D4A" w14:textId="77777777" w:rsidR="00EB38E8" w:rsidRPr="00D37B11" w:rsidRDefault="00EB38E8">
      <w:pPr>
        <w:pStyle w:val="Heading1"/>
        <w:rPr>
          <w:b/>
          <w:highlight w:val="white"/>
        </w:rPr>
        <w:pPrChange w:id="229" w:author="Matt Cheng" w:date="2022-01-18T22:43:00Z">
          <w:pPr>
            <w:spacing w:line="480" w:lineRule="auto"/>
          </w:pPr>
        </w:pPrChange>
      </w:pPr>
    </w:p>
    <w:p w14:paraId="4F9F0C8D" w14:textId="1C39179C" w:rsidR="00EB38E8" w:rsidRPr="00D37B11" w:rsidRDefault="00EB38E8" w:rsidP="00E71425">
      <w:pPr>
        <w:spacing w:line="480" w:lineRule="auto"/>
        <w:rPr>
          <w:color w:val="202124"/>
          <w:highlight w:val="white"/>
        </w:rPr>
      </w:pPr>
      <w:r w:rsidRPr="00D37B11">
        <w:rPr>
          <w:color w:val="202124"/>
          <w:highlight w:val="white"/>
        </w:rPr>
        <w:t xml:space="preserve">Interactions between Bull Trout and migrating </w:t>
      </w:r>
      <w:r w:rsidR="00A63F8E" w:rsidRPr="00D37B11">
        <w:rPr>
          <w:color w:val="202124"/>
          <w:highlight w:val="white"/>
        </w:rPr>
        <w:t>Sockeye Salmon</w:t>
      </w:r>
      <w:r w:rsidRPr="00D37B11">
        <w:rPr>
          <w:color w:val="202124"/>
          <w:highlight w:val="white"/>
        </w:rPr>
        <w:t xml:space="preserve"> smolts appeared to increase </w:t>
      </w:r>
      <w:r w:rsidR="00D03AB2">
        <w:rPr>
          <w:color w:val="202124"/>
          <w:highlight w:val="white"/>
        </w:rPr>
        <w:t>during nighttime hours</w:t>
      </w:r>
      <w:r w:rsidRPr="00D37B11">
        <w:rPr>
          <w:color w:val="202124"/>
          <w:highlight w:val="white"/>
        </w:rPr>
        <w:t>, particularly upstream of the counting fence (Fig</w:t>
      </w:r>
      <w:r w:rsidR="009E4BCB">
        <w:rPr>
          <w:color w:val="202124"/>
          <w:highlight w:val="white"/>
        </w:rPr>
        <w:t>.</w:t>
      </w:r>
      <w:r w:rsidRPr="00D37B11">
        <w:rPr>
          <w:color w:val="202124"/>
          <w:highlight w:val="white"/>
        </w:rPr>
        <w:t xml:space="preserve"> </w:t>
      </w:r>
      <w:r w:rsidR="009E4BCB">
        <w:rPr>
          <w:color w:val="202124"/>
          <w:highlight w:val="white"/>
        </w:rPr>
        <w:t>3</w:t>
      </w:r>
      <w:r w:rsidRPr="00D37B11">
        <w:rPr>
          <w:color w:val="202124"/>
          <w:highlight w:val="white"/>
        </w:rPr>
        <w:t>A; Fig</w:t>
      </w:r>
      <w:r w:rsidR="009E4BCB">
        <w:rPr>
          <w:color w:val="202124"/>
          <w:highlight w:val="white"/>
        </w:rPr>
        <w:t>.</w:t>
      </w:r>
      <w:r w:rsidRPr="00D37B11">
        <w:rPr>
          <w:color w:val="202124"/>
          <w:highlight w:val="white"/>
        </w:rPr>
        <w:t xml:space="preserve"> </w:t>
      </w:r>
      <w:r w:rsidR="009E4BCB">
        <w:rPr>
          <w:color w:val="202124"/>
          <w:highlight w:val="white"/>
        </w:rPr>
        <w:t>3</w:t>
      </w:r>
      <w:r w:rsidRPr="00D37B11">
        <w:rPr>
          <w:color w:val="202124"/>
          <w:highlight w:val="white"/>
        </w:rPr>
        <w:t xml:space="preserve">E). </w:t>
      </w:r>
      <w:r w:rsidR="00CC1985">
        <w:rPr>
          <w:color w:val="202124"/>
          <w:highlight w:val="white"/>
        </w:rPr>
        <w:t xml:space="preserve">Given that the smolt migration is largely nocturnal </w:t>
      </w:r>
      <w:r w:rsidR="00E46D3C">
        <w:rPr>
          <w:color w:val="202124"/>
          <w:highlight w:val="white"/>
        </w:rPr>
        <w:fldChar w:fldCharType="begin"/>
      </w:r>
      <w:r w:rsidR="00E46D3C">
        <w:rPr>
          <w:color w:val="202124"/>
          <w:highlight w:val="white"/>
        </w:rPr>
        <w:instrText xml:space="preserve"> ADDIN ZOTERO_ITEM CSL_CITATION {"citationID":"vFIH8Trv","properties":{"formattedCitation":"(Clark et al. 2016; Furey et al. 2016a)","plainCitation":"(Clark et al. 2016; Furey et al. 2016a)","noteIndex":0},"citationItems":[{"id":160,"uris":["http://zotero.org/users/6698527/items/VLWJVJEY"],"uri":["http://zotero.org/users/6698527/items/VLWJVJEY"],"itemData":{"id":160,"type":"article-journal","abstract":"Few estimates of migration rates or descriptions of behavior or survival exist for wild populations of out-­migrating Pacific salmon smolts from natal freshwater rearing areas to the ocean. Using acoustic transmitters and fixed receiver arrays across four years (2010–2013), we tracked the migration of &gt;1850 wild sockeye salmon (Oncorhynchus nerka) smolts from Chilko Lake, British Columbia, to the coastal Pacific Ocean (&gt;1000 km distance). Cumulative survival to the ocean ranged 3–10% among years, although this may be slightly underestimated due to technical limitations at the final receiver array. Distinct spatial patterns in both behavior and survival were observed through all years. In small, clear, upper-r­iver reaches, downstream migration largely occurred at night at speeds up to 50 km/d and coincided with poor survival. Among years, only 57–78% of smolts survived the first 80 km. Parallel laboratory experiments revealed excellent short-t­ erm survival and unhindered swimming performance of dummy-t­ agged smolts, suggesting that predators rather than tagging effects were responsible for the initial high mortality of acoustic-t­agged smolts. Migration speeds increased in the Fraser River mainstem (~220 km/d in some years), diel movement patterns ceased, and smolt survival generally exceeded 90% in this segment. Marine movement rates and survival were variable across years, with among-­year segment-­specific survival being the most variable and lowest (19–61%) during the final (and longest, 240 km) marine migration segment. Osmoregulatory preparedness was not expected to influence marine survival, as smolts could maintain normal levels of plasma chloride when experimentally exposed to saltwater (30 ppt) immediately upon commencing their migration from Chilko Lake. Transportation of smolts downstream generally increased survival to the farthest marine array. The act of tagging may have affected smolts in the marine environment in some years as dummy-­tagged fish had poorer survival than control fish when transitioned to saltwater in laboratory-b­ ased experiments. Current fisheries models for forecasting the number of adult sockeye returning to spawn have been inaccurate in recent years and generally do not incorporate juvenile or smolt survival information. Our results highlight significant potential for early migration conditions to influence adult recruitment.","container-title":"Ecological Applications","DOI":"10.1890/15-0632","ISSN":"10510761","issue":"4","journalAbbreviation":"Ecol Appl","language":"en","page":"959-978","source":"DOI.org (Crossref)","title":"Tracking wild sockeye salmon smolts to the ocean reveals distinct regions of nocturnal movement and high mortality","volume":"26","author":[{"family":"Clark","given":"Timothy D."},{"family":"Furey","given":"Nathan B."},{"family":"Rechisky","given":"Erin L."},{"family":"Gale","given":"Marika K."},{"family":"Jeffries","given":"Ken M."},{"family":"Porter","given":"Aswea D."},{"family":"Casselman","given":"Matthew T."},{"family":"Lotto","given":"Andrew G."},{"family":"Patterson","given":"David A."},{"family":"Cooke","given":"Steven J."},{"family":"Farrell","given":"Anthony P."},{"family":"Welch","given":"David W."},{"family":"Hinch","given":"Scott G."}],"issued":{"date-parts":[["2016",6]]}}},{"id":164,"uris":["http://zotero.org/users/6698527/items/CAN6JSWA"],"uri":["http://zotero.org/users/6698527/items/CAN6JSWA"],"itemData":{"id":164,"type":"article-journal","container-title":"Journal of Animal Ecology","DOI":"10.1111/1365-2656.12528","ISSN":"00218790","issue":"4","journalAbbreviation":"J Anim Ecol","language":"en","page":"948-959","source":"DOI.org (Crossref)","title":"Predator swamping reduces predation risk during nocturnal migration of juvenile salmon in a high-mortality landscape","volume":"85","author":[{"family":"Furey","given":"Nathan B."},{"family":"Hinch","given":"Scott G."},{"family":"Bass","given":"Arthur L."},{"family":"Middleton","given":"Collin T."},{"family":"Minke-Martin","given":"Vanessa"},{"family":"Lotto","given":"Andrew G."}],"editor":[{"family":"Chapman","given":"Jason"}],"issued":{"date-parts":[["2016",7]]}}}],"schema":"https://github.com/citation-style-language/schema/raw/master/csl-citation.json"} </w:instrText>
      </w:r>
      <w:r w:rsidR="00E46D3C">
        <w:rPr>
          <w:color w:val="202124"/>
          <w:highlight w:val="white"/>
        </w:rPr>
        <w:fldChar w:fldCharType="separate"/>
      </w:r>
      <w:r w:rsidR="00D119AF">
        <w:rPr>
          <w:noProof/>
          <w:color w:val="202124"/>
          <w:highlight w:val="white"/>
        </w:rPr>
        <w:t>(Clark et al. 2016; Furey et al. 2016a)</w:t>
      </w:r>
      <w:r w:rsidR="00E46D3C">
        <w:rPr>
          <w:color w:val="202124"/>
          <w:highlight w:val="white"/>
        </w:rPr>
        <w:fldChar w:fldCharType="end"/>
      </w:r>
      <w:r w:rsidR="00D8148B">
        <w:rPr>
          <w:color w:val="202124"/>
          <w:highlight w:val="white"/>
        </w:rPr>
        <w:t xml:space="preserve">, </w:t>
      </w:r>
      <w:r w:rsidR="00CC1985">
        <w:rPr>
          <w:color w:val="202124"/>
          <w:highlight w:val="white"/>
        </w:rPr>
        <w:t xml:space="preserve">it is intuitive nighttime hours would provide the most opportunities for predator-prey </w:t>
      </w:r>
      <w:r w:rsidRPr="00D37B11">
        <w:rPr>
          <w:color w:val="202124"/>
          <w:highlight w:val="white"/>
        </w:rPr>
        <w:t xml:space="preserve">interactions. </w:t>
      </w:r>
      <w:r w:rsidR="00CC1985">
        <w:rPr>
          <w:color w:val="202124"/>
          <w:highlight w:val="white"/>
        </w:rPr>
        <w:t>S</w:t>
      </w:r>
      <w:r w:rsidRPr="00D37B11">
        <w:rPr>
          <w:color w:val="202124"/>
          <w:highlight w:val="white"/>
        </w:rPr>
        <w:t xml:space="preserve">molts </w:t>
      </w:r>
      <w:r w:rsidR="00CC1985">
        <w:rPr>
          <w:color w:val="202124"/>
          <w:highlight w:val="white"/>
        </w:rPr>
        <w:t>likely</w:t>
      </w:r>
      <w:r w:rsidRPr="00D37B11">
        <w:rPr>
          <w:color w:val="202124"/>
          <w:highlight w:val="white"/>
        </w:rPr>
        <w:t xml:space="preserve"> exhibit nocturnal migrations</w:t>
      </w:r>
      <w:r w:rsidR="009250B9">
        <w:rPr>
          <w:color w:val="202124"/>
          <w:highlight w:val="white"/>
        </w:rPr>
        <w:t xml:space="preserve"> </w:t>
      </w:r>
      <w:r w:rsidRPr="00D37B11">
        <w:rPr>
          <w:color w:val="202124"/>
          <w:highlight w:val="white"/>
        </w:rPr>
        <w:t xml:space="preserve">to mitigate foraging efficiency from visual predators. We also observed that Bull Trout </w:t>
      </w:r>
      <w:r w:rsidR="00907F6C" w:rsidRPr="00D37B11">
        <w:rPr>
          <w:color w:val="202124"/>
          <w:highlight w:val="white"/>
        </w:rPr>
        <w:t xml:space="preserve">respond by interacting with smolts </w:t>
      </w:r>
      <w:r w:rsidRPr="00D37B11">
        <w:rPr>
          <w:color w:val="202124"/>
          <w:highlight w:val="white"/>
        </w:rPr>
        <w:t>during nighttime (when smolt migration is densest)</w:t>
      </w:r>
      <w:r w:rsidR="00907F6C" w:rsidRPr="00D37B11">
        <w:rPr>
          <w:color w:val="202124"/>
          <w:highlight w:val="white"/>
        </w:rPr>
        <w:t>,</w:t>
      </w:r>
      <w:r w:rsidRPr="00D37B11">
        <w:rPr>
          <w:color w:val="202124"/>
          <w:highlight w:val="white"/>
        </w:rPr>
        <w:t xml:space="preserve"> demonstrating that Bull Trout </w:t>
      </w:r>
      <w:r w:rsidR="00CC1985">
        <w:rPr>
          <w:color w:val="202124"/>
          <w:highlight w:val="white"/>
        </w:rPr>
        <w:t>synchronize</w:t>
      </w:r>
      <w:r w:rsidR="00CC1985" w:rsidRPr="00D37B11">
        <w:rPr>
          <w:color w:val="202124"/>
          <w:highlight w:val="white"/>
        </w:rPr>
        <w:t xml:space="preserve"> </w:t>
      </w:r>
      <w:r w:rsidRPr="00D37B11">
        <w:rPr>
          <w:color w:val="202124"/>
          <w:highlight w:val="white"/>
        </w:rPr>
        <w:t>their movements and behaviors in response to outmigrant smolts</w:t>
      </w:r>
      <w:r w:rsidR="00907F6C" w:rsidRPr="00D37B11">
        <w:rPr>
          <w:color w:val="202124"/>
          <w:highlight w:val="white"/>
        </w:rPr>
        <w:t xml:space="preserve"> at </w:t>
      </w:r>
      <w:r w:rsidR="00CC1985">
        <w:rPr>
          <w:color w:val="202124"/>
          <w:highlight w:val="white"/>
        </w:rPr>
        <w:t>fine</w:t>
      </w:r>
      <w:r w:rsidR="00CC1985" w:rsidRPr="00D37B11">
        <w:rPr>
          <w:color w:val="202124"/>
          <w:highlight w:val="white"/>
        </w:rPr>
        <w:t xml:space="preserve"> </w:t>
      </w:r>
      <w:r w:rsidR="00907F6C" w:rsidRPr="00D37B11">
        <w:rPr>
          <w:color w:val="202124"/>
          <w:highlight w:val="white"/>
        </w:rPr>
        <w:t>spatial and temporal scales</w:t>
      </w:r>
      <w:r w:rsidR="00CC1985">
        <w:rPr>
          <w:color w:val="202124"/>
          <w:highlight w:val="white"/>
        </w:rPr>
        <w:t xml:space="preserve">, as they do at broader </w:t>
      </w:r>
      <w:r w:rsidR="0043259B">
        <w:rPr>
          <w:color w:val="202124"/>
          <w:highlight w:val="white"/>
        </w:rPr>
        <w:t xml:space="preserve">scales </w:t>
      </w:r>
      <w:r w:rsidR="002027AE">
        <w:rPr>
          <w:color w:val="202124"/>
          <w:highlight w:val="white"/>
        </w:rPr>
        <w:fldChar w:fldCharType="begin"/>
      </w:r>
      <w:r w:rsidR="005D33B4">
        <w:rPr>
          <w:color w:val="202124"/>
          <w:highlight w:val="white"/>
        </w:rPr>
        <w:instrText xml:space="preserve"> ADDIN ZOTERO_ITEM CSL_CITATION {"citationID":"BlchDeaA","properties":{"formattedCitation":"(Furey and Hinch 2017; Kanigan 2019)","plainCitation":"(Furey and Hinch 2017; Kanigan 2019)","noteIndex":0},"citationItems":[{"id":162,"uris":["http://zotero.org/users/6698527/items/9WT59K97"],"uri":["http://zotero.org/users/6698527/items/9WT59K97"],"itemData":{"id":162,"type":"article-journal","abstract":"Resource pulses provide consumers with opportunities to feed at high rates. The spawning and die-off of semelparous Paciﬁc salmon provide consumers with feeding opportunities that contribute substantially to annual energy budgets. The life history of Paciﬁc salmon also includes the downstream migration of smolts, which could provide similar opportunities for consumers to exploit. We tracked seasonal movements of adult Bull Trout Salvelinus conﬂuentus in and out of the Chilko Lake–River outlet in interior British Columbia, which is characterized by a large Sockeye Salmon Oncorhynchus nerka population. Use of the outlet, lake, and river habitats were compared with the timing of out-migrations of Sockeye Salmon smolt and the spawning events of Sockeye Salmon, Chinook Salmon O. tshawytscha, and Coho Salmon O. kisutch. Bull Trout activity and residency in the outlet increased during the spring Sockeye Salmon smolt out-migration, and 40% of Bull Trout were found to return to the outlet in successive years. During Sockeye Salmon spawning, Bull Trout residency was increased in the river where most Sockeye Salmon spawning occurs. Therefore, Bull Trout may exploit both life history events, although direct consumption of eggs was not observed. Spawning by Chinook Salmon and Coho Salmon in the river did not appear to attract Bull Trout; Bull Trout residency increased in the lake (where spawning does not occur) during these times. Bull Trout residency in the lake also increased when outlet water temperatures were &gt;16°C, and thus the lake may provide thermal refuge when river temperatures are above optima for this coldwater char. This research demonstrates that movements of aquatic consumers can depend upon smolt out-migrations, and such movements can allow exploitation of multiple pulses that are seasonally distinct. These results also highlight the ecological signiﬁcance of Paciﬁc salmon for consumers in freshwater systems.","container-title":"Transactions of the American Fisheries Society","DOI":"10.1080/00028487.2017.1285353","ISSN":"0002-8487, 1548-8659","issue":"3","journalAbbreviation":"Transactions of the American Fisheries Society","language":"en","page":"450-461","source":"DOI.org (Crossref)","title":"Bull Trout Movements Match the Life History of Sockeye Salmon: Consumers Can Exploit Seasonally Distinct Resource Pulses","title-short":"Bull Trout Movements Match the Life History of Sockeye Salmon","volume":"146","author":[{"family":"Furey","given":"N. B."},{"family":"Hinch","given":"S. G."}],"issued":{"date-parts":[["2017",5,4]]}}},{"id":413,"uris":["http://zotero.org/users/6698527/items/BW8LDKTM"],"uri":["http://zotero.org/users/6698527/items/BW8LDKTM"],"itemData":{"id":413,"type":"article-journal","language":"en","page":"92","source":"Zotero","title":"MIGRATIONS IN THE CHILKO LAKE SYSTEM, BRITISH COLUMBIA","author":[{"family":"Kanigan","given":"Adam M"}],"issued":{"date-parts":[["2019"]]}}}],"schema":"https://github.com/citation-style-language/schema/raw/master/csl-citation.json"} </w:instrText>
      </w:r>
      <w:r w:rsidR="002027AE">
        <w:rPr>
          <w:color w:val="202124"/>
          <w:highlight w:val="white"/>
        </w:rPr>
        <w:fldChar w:fldCharType="separate"/>
      </w:r>
      <w:r w:rsidR="00D119AF">
        <w:rPr>
          <w:noProof/>
          <w:color w:val="202124"/>
          <w:highlight w:val="white"/>
        </w:rPr>
        <w:t>(Furey and Hinch 2017; Kanigan 2019)</w:t>
      </w:r>
      <w:r w:rsidR="002027AE">
        <w:rPr>
          <w:color w:val="202124"/>
          <w:highlight w:val="white"/>
        </w:rPr>
        <w:fldChar w:fldCharType="end"/>
      </w:r>
      <w:r w:rsidR="005D33B4">
        <w:rPr>
          <w:color w:val="202124"/>
          <w:highlight w:val="white"/>
        </w:rPr>
        <w:t xml:space="preserve">. </w:t>
      </w:r>
      <w:r w:rsidRPr="00D37B11">
        <w:rPr>
          <w:color w:val="202124"/>
          <w:highlight w:val="white"/>
        </w:rPr>
        <w:t xml:space="preserve">Due to the </w:t>
      </w:r>
      <w:r w:rsidR="00CC1985">
        <w:rPr>
          <w:color w:val="202124"/>
          <w:highlight w:val="white"/>
        </w:rPr>
        <w:t>resolution</w:t>
      </w:r>
      <w:r w:rsidR="00CC1985" w:rsidRPr="00D37B11">
        <w:rPr>
          <w:color w:val="202124"/>
          <w:highlight w:val="white"/>
        </w:rPr>
        <w:t xml:space="preserve"> </w:t>
      </w:r>
      <w:r w:rsidRPr="00D37B11">
        <w:rPr>
          <w:color w:val="202124"/>
          <w:highlight w:val="white"/>
        </w:rPr>
        <w:t xml:space="preserve">of the DIDSON system, we were unable to </w:t>
      </w:r>
      <w:r w:rsidR="00CC1985">
        <w:rPr>
          <w:color w:val="202124"/>
          <w:highlight w:val="white"/>
        </w:rPr>
        <w:t xml:space="preserve">confirm actual predation events or </w:t>
      </w:r>
      <w:r w:rsidRPr="00D37B11">
        <w:rPr>
          <w:color w:val="202124"/>
          <w:highlight w:val="white"/>
        </w:rPr>
        <w:t>quantify the number of smolts consumed, and the effectiveness of synergized nocturnal movements of smolts (</w:t>
      </w:r>
      <w:r w:rsidR="001F1897">
        <w:rPr>
          <w:color w:val="202124"/>
          <w:highlight w:val="white"/>
        </w:rPr>
        <w:t xml:space="preserve">i.e., </w:t>
      </w:r>
      <w:r w:rsidRPr="00D37B11">
        <w:rPr>
          <w:color w:val="202124"/>
          <w:highlight w:val="white"/>
        </w:rPr>
        <w:t xml:space="preserve">predator swamping). Future studies could couple the use of </w:t>
      </w:r>
      <w:r w:rsidR="00CC1985">
        <w:rPr>
          <w:color w:val="202124"/>
          <w:highlight w:val="white"/>
        </w:rPr>
        <w:t>acoustic imaging, which is consistently improving,</w:t>
      </w:r>
      <w:r w:rsidR="00CC1985" w:rsidRPr="00D37B11">
        <w:rPr>
          <w:color w:val="202124"/>
          <w:highlight w:val="white"/>
        </w:rPr>
        <w:t xml:space="preserve"> </w:t>
      </w:r>
      <w:r w:rsidRPr="00D37B11">
        <w:rPr>
          <w:color w:val="202124"/>
          <w:highlight w:val="white"/>
        </w:rPr>
        <w:t>and other methods (</w:t>
      </w:r>
      <w:r w:rsidR="00CC1985">
        <w:rPr>
          <w:color w:val="202124"/>
          <w:highlight w:val="white"/>
        </w:rPr>
        <w:t>e.g.</w:t>
      </w:r>
      <w:r w:rsidR="00571EF3" w:rsidRPr="00D37B11">
        <w:rPr>
          <w:color w:val="202124"/>
          <w:highlight w:val="white"/>
        </w:rPr>
        <w:t>,</w:t>
      </w:r>
      <w:r w:rsidRPr="00D37B11">
        <w:rPr>
          <w:color w:val="202124"/>
          <w:highlight w:val="white"/>
        </w:rPr>
        <w:t xml:space="preserve"> diet studies) to quantify Bull Trout predation rates on smolts. </w:t>
      </w:r>
    </w:p>
    <w:p w14:paraId="579B4FD8" w14:textId="0D10F614" w:rsidR="00BF3D35" w:rsidRPr="00D37B11" w:rsidRDefault="006E5C1D" w:rsidP="00E71425">
      <w:pPr>
        <w:spacing w:line="480" w:lineRule="auto"/>
        <w:rPr>
          <w:color w:val="202124"/>
          <w:highlight w:val="white"/>
        </w:rPr>
      </w:pPr>
      <w:r w:rsidRPr="00D37B11">
        <w:rPr>
          <w:color w:val="202124"/>
          <w:highlight w:val="white"/>
        </w:rPr>
        <w:tab/>
      </w:r>
      <w:r w:rsidR="00BF3D35" w:rsidRPr="00D37B11">
        <w:rPr>
          <w:color w:val="202124"/>
          <w:highlight w:val="white"/>
        </w:rPr>
        <w:t xml:space="preserve">Activity of Bull Trout was most tightly linked with smolt migration densities when the DIDSON was deployed just upstream of the counting fence. Potential feeding activity of Bull Trout was </w:t>
      </w:r>
      <w:r w:rsidR="000F485D">
        <w:rPr>
          <w:color w:val="202124"/>
          <w:highlight w:val="white"/>
        </w:rPr>
        <w:t>most</w:t>
      </w:r>
      <w:r w:rsidR="00BF3D35" w:rsidRPr="00D37B11">
        <w:rPr>
          <w:color w:val="202124"/>
          <w:highlight w:val="white"/>
        </w:rPr>
        <w:t xml:space="preserve"> positively correlated with smolt densities</w:t>
      </w:r>
      <w:r w:rsidR="000F485D">
        <w:rPr>
          <w:color w:val="202124"/>
          <w:highlight w:val="white"/>
        </w:rPr>
        <w:t xml:space="preserve"> upstream of the fence, but not elsewhere in the system</w:t>
      </w:r>
      <w:r w:rsidR="00BF3D35" w:rsidRPr="00D37B11">
        <w:rPr>
          <w:color w:val="202124"/>
          <w:highlight w:val="white"/>
        </w:rPr>
        <w:t xml:space="preserve">. Thus, it </w:t>
      </w:r>
      <w:r w:rsidR="00C04B81">
        <w:rPr>
          <w:color w:val="202124"/>
          <w:highlight w:val="white"/>
        </w:rPr>
        <w:t xml:space="preserve">appears smolt-Bull Trout interactions are most tightly coupled </w:t>
      </w:r>
      <w:r w:rsidR="00C04B81">
        <w:rPr>
          <w:color w:val="202124"/>
          <w:highlight w:val="white"/>
        </w:rPr>
        <w:lastRenderedPageBreak/>
        <w:t>just upstream of this anthropogenic structure</w:t>
      </w:r>
      <w:r w:rsidR="00345BA2">
        <w:rPr>
          <w:color w:val="202124"/>
          <w:highlight w:val="white"/>
        </w:rPr>
        <w:t>.</w:t>
      </w:r>
      <w:r w:rsidR="00BF3D35" w:rsidRPr="00D37B11">
        <w:rPr>
          <w:color w:val="202124"/>
          <w:highlight w:val="white"/>
        </w:rPr>
        <w:t xml:space="preserve"> </w:t>
      </w:r>
      <w:r w:rsidR="00B1709D">
        <w:rPr>
          <w:color w:val="202124"/>
          <w:highlight w:val="white"/>
        </w:rPr>
        <w:t>In fact,</w:t>
      </w:r>
      <w:r w:rsidR="00BF3D35" w:rsidRPr="00D37B11">
        <w:rPr>
          <w:color w:val="202124"/>
          <w:highlight w:val="white"/>
        </w:rPr>
        <w:t xml:space="preserve"> Bull Trout </w:t>
      </w:r>
      <w:r w:rsidR="00B1709D">
        <w:rPr>
          <w:color w:val="202124"/>
          <w:highlight w:val="white"/>
        </w:rPr>
        <w:t>feed</w:t>
      </w:r>
      <w:r w:rsidR="00B1709D" w:rsidRPr="00D37B11">
        <w:rPr>
          <w:color w:val="202124"/>
          <w:highlight w:val="white"/>
        </w:rPr>
        <w:t xml:space="preserve"> </w:t>
      </w:r>
      <w:r w:rsidR="00BF3D35" w:rsidRPr="00D37B11">
        <w:rPr>
          <w:color w:val="202124"/>
          <w:highlight w:val="white"/>
        </w:rPr>
        <w:t xml:space="preserve">at higher rates (e.g., at </w:t>
      </w:r>
      <w:r w:rsidR="00BF3D35" w:rsidRPr="00D37B11">
        <w:rPr>
          <w:i/>
          <w:color w:val="202124"/>
          <w:highlight w:val="white"/>
        </w:rPr>
        <w:t>ad libitum</w:t>
      </w:r>
      <w:r w:rsidR="00BF3D35" w:rsidRPr="00D37B11">
        <w:rPr>
          <w:iCs/>
          <w:color w:val="202124"/>
          <w:highlight w:val="white"/>
        </w:rPr>
        <w:t>)</w:t>
      </w:r>
      <w:r w:rsidR="00BF3D35" w:rsidRPr="00D37B11">
        <w:rPr>
          <w:i/>
          <w:color w:val="202124"/>
          <w:highlight w:val="white"/>
        </w:rPr>
        <w:t xml:space="preserve"> </w:t>
      </w:r>
      <w:r w:rsidR="00BF3D35" w:rsidRPr="00D37B11">
        <w:rPr>
          <w:color w:val="202124"/>
          <w:highlight w:val="white"/>
        </w:rPr>
        <w:t xml:space="preserve">at the counting fence relative to other locales </w:t>
      </w:r>
      <w:r w:rsidR="00E71ED2">
        <w:rPr>
          <w:color w:val="202124"/>
          <w:highlight w:val="white"/>
        </w:rPr>
        <w:fldChar w:fldCharType="begin"/>
      </w:r>
      <w:r w:rsidR="00E71ED2">
        <w:rPr>
          <w:color w:val="202124"/>
          <w:highlight w:val="white"/>
        </w:rPr>
        <w:instrText xml:space="preserve"> ADDIN ZOTERO_ITEM CSL_CITATION {"citationID":"d9OZT2zv","properties":{"formattedCitation":"(Furey et al. 2016b)","plainCitation":"(Furey et al. 2016b)","noteIndex":0},"citationItems":[{"id":163,"uris":["http://zotero.org/users/6698527/items/USRWNGM6"],"uri":["http://zotero.org/users/6698527/items/USRWNGM6"],"itemData":{"id":163,"type":"article-journal","container-title":"Journal of Animal Ecology","DOI":"10.1111/1365-2656.12565","ISSN":"00218790","issue":"5","journalAbbreviation":"J Anim Ecol","language":"en","page":"1307-1317","source":"DOI.org (Crossref)","title":"Piscivorous fish exhibit temperature-influenced binge feeding during an annual prey pulse","volume":"85","author":[{"family":"Furey","given":"Nathan B."},{"family":"Hinch","given":"Scott G."},{"family":"Mesa","given":"Matthew G."},{"family":"Beauchamp","given":"David A."}],"editor":[{"family":"Griffen","given":"Blaine"}],"issued":{"date-parts":[["2016",9]]}}}],"schema":"https://github.com/citation-style-language/schema/raw/master/csl-citation.json"} </w:instrText>
      </w:r>
      <w:r w:rsidR="00E71ED2">
        <w:rPr>
          <w:color w:val="202124"/>
          <w:highlight w:val="white"/>
        </w:rPr>
        <w:fldChar w:fldCharType="separate"/>
      </w:r>
      <w:r w:rsidR="00D119AF">
        <w:rPr>
          <w:noProof/>
          <w:color w:val="202124"/>
          <w:highlight w:val="white"/>
        </w:rPr>
        <w:t>(Furey et al. 2016b)</w:t>
      </w:r>
      <w:r w:rsidR="00E71ED2">
        <w:rPr>
          <w:color w:val="202124"/>
          <w:highlight w:val="white"/>
        </w:rPr>
        <w:fldChar w:fldCharType="end"/>
      </w:r>
      <w:r w:rsidR="00E71ED2">
        <w:rPr>
          <w:color w:val="202124"/>
          <w:highlight w:val="white"/>
        </w:rPr>
        <w:t xml:space="preserve">, </w:t>
      </w:r>
      <w:r w:rsidR="00B1709D">
        <w:rPr>
          <w:color w:val="202124"/>
          <w:highlight w:val="white"/>
        </w:rPr>
        <w:t>and it appears that fine-scale behaviors reflect these observations of feeding intensity</w:t>
      </w:r>
      <w:r w:rsidR="00BF3D35" w:rsidRPr="00D37B11">
        <w:rPr>
          <w:color w:val="202124"/>
          <w:highlight w:val="white"/>
        </w:rPr>
        <w:t xml:space="preserve">. As a result, the counting fence may create a spatial bottleneck for migrant smolts to pass. It is possible that the constriction of the counting fence, and potentially the presence of Bull Trout may concentrate smolts within a small area, slowing the movement speeds of smolts, and thus, increasing the foraging efficiency of Bull Trout. However, further research could better quantify how smolts behave as they pass through the counting fence relative to other landscapes, </w:t>
      </w:r>
      <w:r w:rsidR="000013B7">
        <w:rPr>
          <w:color w:val="202124"/>
          <w:highlight w:val="white"/>
        </w:rPr>
        <w:t xml:space="preserve">and if mortality is higher at the fence, </w:t>
      </w:r>
      <w:r w:rsidR="00BF3D35" w:rsidRPr="00D37B11">
        <w:rPr>
          <w:color w:val="202124"/>
          <w:highlight w:val="white"/>
        </w:rPr>
        <w:t xml:space="preserve">potentially </w:t>
      </w:r>
      <w:r w:rsidR="00BA329A">
        <w:rPr>
          <w:color w:val="202124"/>
          <w:highlight w:val="white"/>
        </w:rPr>
        <w:t>via</w:t>
      </w:r>
      <w:r w:rsidR="00BF3D35" w:rsidRPr="00D37B11">
        <w:rPr>
          <w:color w:val="202124"/>
          <w:highlight w:val="white"/>
        </w:rPr>
        <w:t xml:space="preserve"> high-resolution telemetry tracking. Given the short duration our study (10 days), which was due to opportunistic use of the DIDSON during other field programs, we believe our conclusions could be better supported by monitoring the upstream fence site more intensively (i</w:t>
      </w:r>
      <w:r w:rsidR="00714658" w:rsidRPr="00D37B11">
        <w:rPr>
          <w:color w:val="202124"/>
          <w:highlight w:val="white"/>
        </w:rPr>
        <w:t>.</w:t>
      </w:r>
      <w:r w:rsidR="00BF3D35" w:rsidRPr="00D37B11">
        <w:rPr>
          <w:color w:val="202124"/>
          <w:highlight w:val="white"/>
        </w:rPr>
        <w:t xml:space="preserve">e., additional days), with concurrent comparisons of other sites. </w:t>
      </w:r>
    </w:p>
    <w:p w14:paraId="46E5EB92" w14:textId="53B101FC" w:rsidR="00EB38E8" w:rsidRPr="00D37B11" w:rsidRDefault="00BD6661" w:rsidP="00DE6861">
      <w:pPr>
        <w:spacing w:line="480" w:lineRule="auto"/>
        <w:ind w:firstLine="720"/>
        <w:rPr>
          <w:color w:val="202124"/>
          <w:highlight w:val="white"/>
        </w:rPr>
      </w:pPr>
      <w:r>
        <w:rPr>
          <w:color w:val="202124"/>
          <w:highlight w:val="white"/>
        </w:rPr>
        <w:t xml:space="preserve">More broadly, acoustic imaging can be valuable in providing estimates of fish length </w:t>
      </w:r>
      <w:r w:rsidR="00A86520">
        <w:rPr>
          <w:color w:val="202124"/>
          <w:highlight w:val="white"/>
        </w:rPr>
        <w:fldChar w:fldCharType="begin"/>
      </w:r>
      <w:r w:rsidR="00A86520">
        <w:rPr>
          <w:color w:val="202124"/>
          <w:highlight w:val="white"/>
        </w:rPr>
        <w:instrText xml:space="preserve"> ADDIN ZOTERO_ITEM CSL_CITATION {"citationID":"9Jly2eCl","properties":{"formattedCitation":"(Burwen et al. 2010; Crossman et al. 2011)","plainCitation":"(Burwen et al. 2010; Crossman et al. 2011)","noteIndex":0},"citationItems":[{"id":133,"uris":["http://zotero.org/users/6698527/items/PEC9YSAP"],"uri":["http://zotero.org/users/6698527/items/PEC9YSAP"],"itemData":{"id":133,"type":"article-journal","abstract":"Experiments were conducted with a multibeam dual-frequency identification sonar (DIDSON) to evaluate the accuracy and precision of estimating lengths from images of tethered fish insonified at side aspect in an Alaskan river. Live tethered Chinook salmon Oncorhynchus tshawytscha and sockeye salmon O. nerka were suspended in front of a long-range DIDSON (1.2 MHz, 48 beams) equipped with an ultra-highresolution lens. Lengths measured manually from DIDSON images were highly correlated with the actual lengths (R2 ¼ 0.90, RMSE ¼ 5.76 cm). No range dependency in the accuracy of the range estimates was documented. We conclude that relatively accurate and precise estimates of fish length are now possible with certain DIDSON system configurations at up to 21 m.","container-title":"Transactions of the American Fisheries Society","DOI":"10.1577/T09-173.1","ISSN":"0002-8487, 1548-8659","issue":"5","journalAbbreviation":"Transactions of the American Fisheries Society","language":"en","page":"1306-1314","source":"DOI.org (Crossref)","title":"Accuracy and Precision of Salmon Length Estimates Taken from DIDSON Sonar Images","volume":"139","author":[{"family":"Burwen","given":"Debby L."},{"family":"Fleischman","given":"Steven J."},{"family":"Miller","given":"James D."}],"issued":{"date-parts":[["2010",9]]}}},{"id":34,"uris":["http://zotero.org/users/6698527/items/CLTDB56B"],"uri":["http://zotero.org/users/6698527/items/CLTDB56B"],"itemData":{"id":34,"type":"article-journal","abstract":"The feasibility of using Dual-frequency IDentiﬁcation SONar (DIDSON) for monitoring white sturgeon (Acipenser transmontanus) presence and activity was tested near a known spawning area in the Columbia River, British Columbia, Canada. A ﬁxed-station DIDSON system was deployed near the river bank adjacent to the spawning site in each 3 years (2007–2009). Fixed-station data were collected at this site in July and August each year, with an additional ﬁxed-station site established in 2009 approximately 1.6 km upstream. A total of 267, 64, and 210 observations of sturgeon were documented based on ﬁxed-station DIDSON sampling in 2007, 2008, and 2009, respectively. Sturgeon detections within the sample area (standardized by time and day) generally increased during late evening ⁄ early morning hours but did not appear to be related to ﬂows. The DIDSON provided estimates of white sturgeon total lengths consistent with known length distributions for this population. Most sturgeon were detected at least 10 m away from the shoreline. These results demonstrate the feasibility of using ﬁxed-station DIDSON for remotely monitoring white sturgeon in areas of known use. Observational data from this study also provided information on general sturgeon behaviour that is often diﬃcult to assess with more conventional sampling methods.","container-title":"Journal of Applied Ichthyology","DOI":"10.1111/j.1439-0426.2011.01832.x","ISSN":"01758659","language":"en","page":"53-57","source":"DOI.org (Crossref)","title":"The use of Dual-frequency IDentification SONar (DIDSON) to document white sturgeon activity in the Columbia River, Canada: Use of DIDSON for monitoring white sturgeon activity","title-short":"The use of Dual-frequency IDentification SONar (DIDSON) to document white sturgeon activity in the Columbia River, Canada","volume":"27","author":[{"family":"Crossman","given":"J. A."},{"family":"Martel","given":"G."},{"family":"Johnson","given":"P. N."},{"family":"Bray","given":"K."}],"issued":{"date-parts":[["2011",11]]}}}],"schema":"https://github.com/citation-style-language/schema/raw/master/csl-citation.json"} </w:instrText>
      </w:r>
      <w:r w:rsidR="00A86520">
        <w:rPr>
          <w:color w:val="202124"/>
          <w:highlight w:val="white"/>
        </w:rPr>
        <w:fldChar w:fldCharType="separate"/>
      </w:r>
      <w:r w:rsidR="00D119AF">
        <w:rPr>
          <w:noProof/>
          <w:color w:val="202124"/>
          <w:highlight w:val="white"/>
        </w:rPr>
        <w:t>(Burwen et al. 2010; Crossman et al. 2011)</w:t>
      </w:r>
      <w:r w:rsidR="00A86520">
        <w:rPr>
          <w:color w:val="202124"/>
          <w:highlight w:val="white"/>
        </w:rPr>
        <w:fldChar w:fldCharType="end"/>
      </w:r>
      <w:r w:rsidR="00A86520">
        <w:rPr>
          <w:color w:val="202124"/>
          <w:highlight w:val="white"/>
        </w:rPr>
        <w:t>.</w:t>
      </w:r>
      <w:r w:rsidR="00CE1C10">
        <w:rPr>
          <w:color w:val="202124"/>
          <w:highlight w:val="white"/>
        </w:rPr>
        <w:t xml:space="preserve"> </w:t>
      </w:r>
      <w:r>
        <w:rPr>
          <w:color w:val="202124"/>
          <w:highlight w:val="white"/>
        </w:rPr>
        <w:t>However, in our system t</w:t>
      </w:r>
      <w:r w:rsidR="00EB38E8" w:rsidRPr="00D37B11">
        <w:rPr>
          <w:color w:val="202124"/>
          <w:highlight w:val="white"/>
        </w:rPr>
        <w:t xml:space="preserve">he DIDSON </w:t>
      </w:r>
      <w:r w:rsidR="00A55602">
        <w:rPr>
          <w:color w:val="202124"/>
          <w:highlight w:val="white"/>
        </w:rPr>
        <w:t xml:space="preserve">consistently </w:t>
      </w:r>
      <w:r w:rsidR="00EB38E8" w:rsidRPr="00D37B11">
        <w:rPr>
          <w:color w:val="202124"/>
          <w:highlight w:val="white"/>
        </w:rPr>
        <w:t xml:space="preserve">provided smaller estimates of Bull Trout </w:t>
      </w:r>
      <w:r w:rsidR="0012509D" w:rsidRPr="00D37B11">
        <w:rPr>
          <w:color w:val="202124"/>
          <w:highlight w:val="white"/>
        </w:rPr>
        <w:t xml:space="preserve">length </w:t>
      </w:r>
      <w:r w:rsidR="00EB38E8" w:rsidRPr="00D37B11">
        <w:rPr>
          <w:color w:val="202124"/>
          <w:highlight w:val="white"/>
        </w:rPr>
        <w:t xml:space="preserve">than those previously collected in the field (Fig. 3). These smaller </w:t>
      </w:r>
      <w:r>
        <w:rPr>
          <w:color w:val="202124"/>
          <w:highlight w:val="white"/>
        </w:rPr>
        <w:t>lengths</w:t>
      </w:r>
      <w:r w:rsidR="00EB38E8" w:rsidRPr="00D37B11">
        <w:rPr>
          <w:color w:val="202124"/>
          <w:highlight w:val="white"/>
        </w:rPr>
        <w:t xml:space="preserve"> were likely </w:t>
      </w:r>
      <w:r w:rsidR="006B7641">
        <w:rPr>
          <w:color w:val="202124"/>
          <w:highlight w:val="white"/>
        </w:rPr>
        <w:t xml:space="preserve">smaller-bodied </w:t>
      </w:r>
      <w:r w:rsidR="00EB38E8" w:rsidRPr="00D37B11">
        <w:rPr>
          <w:color w:val="202124"/>
          <w:highlight w:val="white"/>
        </w:rPr>
        <w:t>fish</w:t>
      </w:r>
      <w:r w:rsidR="006B7641">
        <w:rPr>
          <w:color w:val="202124"/>
          <w:highlight w:val="white"/>
        </w:rPr>
        <w:t>es</w:t>
      </w:r>
      <w:r w:rsidR="00EB38E8" w:rsidRPr="00D37B11">
        <w:rPr>
          <w:color w:val="202124"/>
          <w:highlight w:val="white"/>
        </w:rPr>
        <w:t xml:space="preserve"> (</w:t>
      </w:r>
      <w:r w:rsidR="006B7641">
        <w:rPr>
          <w:color w:val="202124"/>
          <w:highlight w:val="white"/>
        </w:rPr>
        <w:t>e.g.</w:t>
      </w:r>
      <w:r w:rsidR="004D5BB0">
        <w:rPr>
          <w:color w:val="202124"/>
          <w:highlight w:val="white"/>
        </w:rPr>
        <w:t>,</w:t>
      </w:r>
      <w:r w:rsidR="00EB38E8" w:rsidRPr="00D37B11">
        <w:rPr>
          <w:color w:val="202124"/>
          <w:highlight w:val="white"/>
        </w:rPr>
        <w:t xml:space="preserve"> rainbow trout</w:t>
      </w:r>
      <w:r w:rsidR="006B7641">
        <w:rPr>
          <w:color w:val="202124"/>
          <w:highlight w:val="white"/>
        </w:rPr>
        <w:t xml:space="preserve"> or mountain whitefish</w:t>
      </w:r>
      <w:r w:rsidR="00EB38E8" w:rsidRPr="00D37B11">
        <w:rPr>
          <w:color w:val="202124"/>
          <w:highlight w:val="white"/>
        </w:rPr>
        <w:t xml:space="preserve">), because field estimates of Bull Trout ranged from 41 - 80 cm, and the aforementioned species are also observed in the same system. </w:t>
      </w:r>
      <w:r w:rsidR="006B7641">
        <w:rPr>
          <w:color w:val="202124"/>
          <w:highlight w:val="white"/>
        </w:rPr>
        <w:t>More accurate</w:t>
      </w:r>
      <w:r w:rsidR="006B7641" w:rsidRPr="00D37B11">
        <w:rPr>
          <w:color w:val="202124"/>
          <w:highlight w:val="white"/>
        </w:rPr>
        <w:t xml:space="preserve"> </w:t>
      </w:r>
      <w:r w:rsidR="00EB38E8" w:rsidRPr="00D37B11">
        <w:rPr>
          <w:color w:val="202124"/>
          <w:highlight w:val="white"/>
        </w:rPr>
        <w:t>length estimates can likely be obtained</w:t>
      </w:r>
      <w:r w:rsidR="006B7641">
        <w:rPr>
          <w:color w:val="202124"/>
          <w:highlight w:val="white"/>
        </w:rPr>
        <w:t xml:space="preserve"> via acoustic imaging</w:t>
      </w:r>
      <w:r w:rsidR="00EB38E8" w:rsidRPr="00D37B11">
        <w:rPr>
          <w:color w:val="202124"/>
          <w:highlight w:val="white"/>
        </w:rPr>
        <w:t xml:space="preserve"> if fish are only moving in one direction (i</w:t>
      </w:r>
      <w:r w:rsidR="006331BD" w:rsidRPr="00D37B11">
        <w:rPr>
          <w:color w:val="202124"/>
          <w:highlight w:val="white"/>
        </w:rPr>
        <w:t>.</w:t>
      </w:r>
      <w:r w:rsidR="00EB38E8" w:rsidRPr="00D37B11">
        <w:rPr>
          <w:color w:val="202124"/>
          <w:highlight w:val="white"/>
        </w:rPr>
        <w:t>e.</w:t>
      </w:r>
      <w:r w:rsidR="00E00E94" w:rsidRPr="00D37B11">
        <w:rPr>
          <w:color w:val="202124"/>
          <w:highlight w:val="white"/>
        </w:rPr>
        <w:t>,</w:t>
      </w:r>
      <w:r w:rsidR="00EB38E8" w:rsidRPr="00D37B11">
        <w:rPr>
          <w:color w:val="202124"/>
          <w:highlight w:val="white"/>
        </w:rPr>
        <w:t xml:space="preserve"> upstream, downstream), and if the fish species can be easily identified based on their outline</w:t>
      </w:r>
      <w:r w:rsidR="00C8510C" w:rsidRPr="00D37B11">
        <w:rPr>
          <w:color w:val="202124"/>
          <w:highlight w:val="white"/>
        </w:rPr>
        <w:t xml:space="preserve"> </w:t>
      </w:r>
      <w:r w:rsidR="000B11C2">
        <w:rPr>
          <w:color w:val="202124"/>
          <w:highlight w:val="white"/>
        </w:rPr>
        <w:fldChar w:fldCharType="begin"/>
      </w:r>
      <w:r w:rsidR="000B11C2">
        <w:rPr>
          <w:color w:val="202124"/>
          <w:highlight w:val="white"/>
        </w:rPr>
        <w:instrText xml:space="preserve"> ADDIN ZOTERO_ITEM CSL_CITATION {"citationID":"sp07NjpM","properties":{"formattedCitation":"(Martignac et al. 2015)","plainCitation":"(Martignac et al. 2015)","noteIndex":0},"citationItems":[{"id":46,"uris":["http://zotero.org/users/6698527/items/PBE793DM"],"uri":["http://zotero.org/users/6698527/items/PBE793DM"],"itemData":{"id":46,"type":"article-journal","abstract":"European Union legislation, through the Water Framework Directive (2000/60/ EC), as well as national legislation, such as the ‘Grenelle Environnement’ (2007) in France, requires restoration of ecological connectivity in streams to improve free circulation of migratory ﬁsh. Different methods (e.g. capture by trap or net, telemetry, hydroacoustics) are used to evaluate the efﬁciency of ﬁsh passes to estimate the migratory species abundance and analyse changes in their within-river distributions. Among these methods, hydroacoustics is non-intrusive, allowing long-term observation and description of ﬁsh populations based on physical properties of sound in water. However, the main limit to hydroacoustic tools is their difﬁculty in identifying species. Initially designed for military purposes, dual-frequency identiﬁcation sonar (DIDSON) has been used in environmental management for a decade. This acoustic camera uses higher frequencies and more sub-beams than common hydroacoustic tools, which improves image resolution and then enables observation of ﬁsh morphology and swimming behaviour. The ability to subtract static echoes from echograms and directly measure ﬁsh length improve the species-identiﬁcation process. However, some limits have been identiﬁed, such as automatic dataset recording and the low range of the detection beam, which decreases accuracy, but efﬁcient tools are now being developed to improve the accuracy of data recording (morphology, species identiﬁcation, direction and speed). The new technological properties of acoustic cameras, such as the video-like visualization of the data, have greatly improved monitoring of diadromous ﬁsh populations (abundance, distribution and behaviour), helping river and ﬁsheries managers and researchers in making decisions.","container-title":"Fish and Fisheries","DOI":"10.1111/faf.12071","ISSN":"14672960","issue":"3","journalAbbreviation":"Fish Fish","language":"en","page":"486-510","source":"DOI.org (Crossref)","title":"The use of acoustic cameras in shallow waters: new hydroacoustic tools for monitoring migratory fish population. A review of DIDSON technology","title-short":"The use of acoustic cameras in shallow waters","volume":"16","author":[{"family":"Martignac","given":"François"},{"family":"Daroux","given":"Aurélie"},{"family":"Bagliniere","given":"Jean-Luc"},{"family":"Ombredane","given":"Dominique"},{"family":"Guillard","given":"Jean"}],"issued":{"date-parts":[["2015",9]]}}}],"schema":"https://github.com/citation-style-language/schema/raw/master/csl-citation.json"} </w:instrText>
      </w:r>
      <w:r w:rsidR="000B11C2">
        <w:rPr>
          <w:color w:val="202124"/>
          <w:highlight w:val="white"/>
        </w:rPr>
        <w:fldChar w:fldCharType="separate"/>
      </w:r>
      <w:r w:rsidR="00D119AF">
        <w:rPr>
          <w:noProof/>
          <w:color w:val="202124"/>
          <w:highlight w:val="white"/>
        </w:rPr>
        <w:t>(Martignac et al. 2015)</w:t>
      </w:r>
      <w:r w:rsidR="000B11C2">
        <w:rPr>
          <w:color w:val="202124"/>
          <w:highlight w:val="white"/>
        </w:rPr>
        <w:fldChar w:fldCharType="end"/>
      </w:r>
      <w:r w:rsidR="000B11C2">
        <w:rPr>
          <w:color w:val="202124"/>
          <w:highlight w:val="white"/>
        </w:rPr>
        <w:t>.</w:t>
      </w:r>
    </w:p>
    <w:p w14:paraId="037F503F" w14:textId="3070A5F8" w:rsidR="0003245F" w:rsidRDefault="00917F99" w:rsidP="00E71425">
      <w:pPr>
        <w:spacing w:line="480" w:lineRule="auto"/>
        <w:rPr>
          <w:color w:val="202124"/>
          <w:highlight w:val="white"/>
        </w:rPr>
      </w:pPr>
      <w:r w:rsidRPr="00D37B11">
        <w:rPr>
          <w:color w:val="202124"/>
          <w:highlight w:val="white"/>
        </w:rPr>
        <w:lastRenderedPageBreak/>
        <w:tab/>
        <w:t xml:space="preserve">Although </w:t>
      </w:r>
      <w:r w:rsidR="007B2D91" w:rsidRPr="00D37B11">
        <w:rPr>
          <w:color w:val="202124"/>
          <w:highlight w:val="white"/>
        </w:rPr>
        <w:t xml:space="preserve">beyond </w:t>
      </w:r>
      <w:r w:rsidRPr="00D37B11">
        <w:rPr>
          <w:color w:val="202124"/>
          <w:highlight w:val="white"/>
        </w:rPr>
        <w:t xml:space="preserve">the </w:t>
      </w:r>
      <w:r w:rsidR="005A2294" w:rsidRPr="00D37B11">
        <w:rPr>
          <w:color w:val="202124"/>
          <w:highlight w:val="white"/>
        </w:rPr>
        <w:t>scope</w:t>
      </w:r>
      <w:r w:rsidRPr="00D37B11">
        <w:rPr>
          <w:color w:val="202124"/>
          <w:highlight w:val="white"/>
        </w:rPr>
        <w:t xml:space="preserve"> </w:t>
      </w:r>
      <w:r w:rsidR="007B2D91" w:rsidRPr="00D37B11">
        <w:rPr>
          <w:color w:val="202124"/>
          <w:highlight w:val="white"/>
        </w:rPr>
        <w:t xml:space="preserve">of our study, a variety of factors could affect the predator-prey interactions between </w:t>
      </w:r>
      <w:r w:rsidR="00A63F8E" w:rsidRPr="00D37B11">
        <w:rPr>
          <w:color w:val="202124"/>
          <w:highlight w:val="white"/>
        </w:rPr>
        <w:t>Sockeye Salmon</w:t>
      </w:r>
      <w:r w:rsidR="007B2D91" w:rsidRPr="00D37B11">
        <w:rPr>
          <w:color w:val="202124"/>
          <w:highlight w:val="white"/>
        </w:rPr>
        <w:t xml:space="preserve"> smolts and Bull Trout. </w:t>
      </w:r>
      <w:r w:rsidR="00171C9B" w:rsidRPr="00D37B11">
        <w:rPr>
          <w:color w:val="202124"/>
          <w:highlight w:val="white"/>
        </w:rPr>
        <w:t xml:space="preserve">Several studies have found that </w:t>
      </w:r>
      <w:r w:rsidR="00474473" w:rsidRPr="00D37B11">
        <w:rPr>
          <w:color w:val="202124"/>
          <w:highlight w:val="white"/>
        </w:rPr>
        <w:t>smaller</w:t>
      </w:r>
      <w:r w:rsidR="00171C9B" w:rsidRPr="00D37B11">
        <w:rPr>
          <w:color w:val="202124"/>
          <w:highlight w:val="white"/>
        </w:rPr>
        <w:t xml:space="preserve"> smolts tend to have </w:t>
      </w:r>
      <w:r w:rsidR="00474473" w:rsidRPr="00D37B11">
        <w:rPr>
          <w:color w:val="202124"/>
          <w:highlight w:val="white"/>
        </w:rPr>
        <w:t>lower</w:t>
      </w:r>
      <w:r w:rsidR="00171C9B" w:rsidRPr="00D37B11">
        <w:rPr>
          <w:color w:val="202124"/>
          <w:highlight w:val="white"/>
        </w:rPr>
        <w:t xml:space="preserve"> survival rates, likely due to size-dependent </w:t>
      </w:r>
      <w:commentRangeStart w:id="230"/>
      <w:commentRangeStart w:id="231"/>
      <w:commentRangeEnd w:id="230"/>
      <w:r w:rsidR="00C27D87">
        <w:rPr>
          <w:rStyle w:val="CommentReference"/>
          <w:rFonts w:ascii="Arial" w:eastAsia="Arial" w:hAnsi="Arial" w:cs="Arial"/>
          <w:lang w:val="en"/>
        </w:rPr>
        <w:commentReference w:id="230"/>
      </w:r>
      <w:commentRangeEnd w:id="231"/>
      <w:r w:rsidR="004471C4">
        <w:rPr>
          <w:rStyle w:val="CommentReference"/>
          <w:rFonts w:ascii="Arial" w:eastAsia="Arial" w:hAnsi="Arial" w:cs="Arial"/>
          <w:lang w:val="en"/>
        </w:rPr>
        <w:commentReference w:id="231"/>
      </w:r>
      <w:r w:rsidR="00C27D87">
        <w:rPr>
          <w:color w:val="202124"/>
          <w:highlight w:val="white"/>
        </w:rPr>
        <w:t>predation</w:t>
      </w:r>
      <w:r w:rsidR="003B19C0" w:rsidRPr="00D37B11">
        <w:rPr>
          <w:color w:val="202124"/>
          <w:highlight w:val="white"/>
        </w:rPr>
        <w:t xml:space="preserve"> </w:t>
      </w:r>
    </w:p>
    <w:p w14:paraId="6C9BDE74" w14:textId="520255C1" w:rsidR="00F67F70" w:rsidRDefault="009E2EFA" w:rsidP="00E71425">
      <w:pPr>
        <w:spacing w:line="480" w:lineRule="auto"/>
        <w:rPr>
          <w:color w:val="202124"/>
          <w:highlight w:val="white"/>
        </w:rPr>
      </w:pPr>
      <w:r>
        <w:rPr>
          <w:color w:val="202124"/>
          <w:highlight w:val="white"/>
        </w:rPr>
        <w:fldChar w:fldCharType="begin"/>
      </w:r>
      <w:r>
        <w:rPr>
          <w:color w:val="202124"/>
          <w:highlight w:val="white"/>
        </w:rPr>
        <w:instrText xml:space="preserve"> ADDIN ZOTERO_ITEM CSL_CITATION {"citationID":"e8bdteUY","properties":{"formattedCitation":"(West and Larkin 1987; Saloniemi et al. 2004; Duffy and Beauchamp 2008; Tucker et al. 2016)","plainCitation":"(West and Larkin 1987; Saloniemi et al. 2004; Duffy and Beauchamp 2008; Tucker et al. 2016)","noteIndex":0},"citationItems":[{"id":82,"uris":["http://zotero.org/users/6698527/items/AUKDS9YK"],"uri":["http://zotero.org/users/6698527/items/AUKDS9YK"],"itemData":{"id":82,"type":"article-journal","abstract":"Otolith – body length relations and back-calculation procedures were used to test the hypothesis that mortality of juvenile sockeye salmon (Oncorhynchus nerka) in Babine Lake, British Columbia, is size selective. Samples of the 1978 brood of sockeye were collected as fry from spawning tributaries as juveniles in the main basin, and as smolts at the outlet. Total otolith length was chosen as the most useful otolith dimension for back-calculation of fork length at emergence. Sockeye from the various tributaries show different fork length – otolith length relationships necessitating a weighting procedure for comparisons involving samples of mixed stocks from the lake. Instantaneous daily growth rate and In fork length during the early lake-rearing period were significantly correlated. Smaller juveniles grew more slowly than larger individuals in mid-july, and a hierarchy of sizes was maintained. The distributions of total otolith length at emergence for fry, surviving juveniles, and smolts indicate selective mortality of fish with smaller otoliths, hence of small size at emergence. Survivals from the lower and upper halves of the initial total otolith length distribution were 8.9 and 63.6%, respectively. Comparable estimates for back-calculated fork lengths at emergence were 27.2 and 43.4%. Size-selective mortality is most intense in the late summer and early autumn, and may be associated with predation and parasitism.","container-title":"Canadian Journal of Fisheries and Aquatic Sciences","DOI":"10.1139/f87-086","ISSN":"0706-652X, 1205-7533","issue":"4","journalAbbreviation":"Can. J. Fish. Aquat. Sci.","language":"en","page":"712-721","source":"DOI.org (Crossref)","title":"Evidence for Size-Selective Mortality of Juvenile Sockeye Salmon ( &lt;i&gt;Oncorhynchus nerka&lt;/i&gt; ) in Babine Lake, British Columbia","volume":"44","author":[{"family":"West","given":"Cameron J."},{"family":"Larkin","given":"P. A."}],"issued":{"date-parts":[["1987",4,1]]}}},{"id":84,"uris":["http://zotero.org/users/6698527/items/JSBDIIQE"],"uri":["http://zotero.org/users/6698527/items/JSBDIIQE"],"itemData":{"id":84,"type":"article-journal","abstract":"Abstract\n            We compared the marine survival of Carlin-tagged wild and hatchery-reared Atlantic salmon smolts of the Simojoki river, northern Baltic Sea. All the reared and released smolts were the offspring of native spawners returning to the river. Reared smolts were adipose-fin-clipped and released from the hatchery several weeks before tagging. The wild and reared smolts were simultaneously caught and tagged at a smolt trap located at the Simojoki river mouth. The study was conducted in two years, 1991 and 1993, when post-smolt survival in the Baltic Sea was different. Tags were returned by fishermen and return rates were used to estimate the survival of the smolt groups. We applied generalized linear models with survival as response variable and the year, origin, and smolt size as explanatory variables. On average, wild smolts had a 4.5 times higher survival rate than reared fish of the same smolt size. The difference in observed tag recovery rates as such was only about twofold or less, as the larger size of the reared smolts compared with the wild ones compensated for their lower survival rate. The better survival of wild than reared smolts was more pronounced in the low-survival year (1993 smolt year class) than in the high-survival year (1991 smolt year class).","container-title":"ICES Journal of Marine Science","DOI":"10.1016/j.icesjms.2004.03.032","ISSN":"1095-9289, 1054-3139","issue":"5","language":"en","page":"782-787","source":"DOI.org (Crossref)","title":"Survival of reared and wild Atlantic salmon smolts: size matters more in bad years","title-short":"Survival of reared and wild Atlantic salmon smolts","volume":"61","author":[{"family":"Saloniemi","given":"I."},{"family":"Jokikokko","given":"E."},{"family":"Kallio-Nyberg","given":"I."},{"family":"Jutila","given":"E."},{"family":"Pasanen","given":"P."}],"issued":{"date-parts":[["2004",1,1]]}}},{"id":81,"uris":["http://zotero.org/users/6698527/items/8ACTI8YN"],"uri":["http://zotero.org/users/6698527/items/8ACTI8YN"],"itemData":{"id":81,"type":"article-journal","abstract":"In the marine environment, Pacific salmon Oncorhynchus spp. suffer the greatest natural losses during early marine residence, and predation is hypothesized to be the key source of mortality during this life history stage. In the face of recent declines in Puget Sound salmon populations, our goal was to determine the extent of predation mortality on salmon during early marine life. In spring and summer of 2001–2003, we caught juvenile salmon and potential predators at nearshore areas in northern and southern regions of Puget Sound, Washington. We focused on the potential predation impact of coastal cutthroat trout O. clarkii clarkii, which were caught in low but consistent numbers in both regions and were the most abundant large-bodied potential predators of juvenile salmon in our catches. Cutthroat trout consumed a diverse and dynamic array of diet items and became increasingly piscivorous with increasing fork length above 140 mm. Cutthroat trout consumed a greater biomass of Pacific herring Clupea pallasii than any other prey fish species, but juvenile salmon were particularly important prey between April and June, making up greater than 50% of the fish prey consumed. Cutthroat trout exhibited size-selective predation, eating salmon that were smaller than the average size of conspecific prey available in the environment. For a hypothetical size-structured population of 1,000 cutthroat trout, pink salmon O. gorbuscha and chum salmon O. keta contributed the greatest number of salmon to the diet but Chinook salmon O. tshawytscha contributed the greatest salmonid biomass. On an order-of-magnitude basis, these predation estimates represented a relatively minor amount of early marine mortality for Chinook salmon and lower rates for the other salmon species. Conversely, juvenile salmon contributed significantly to the spring energy budget for cutthroat trout in Puget Sound.","container-title":"Transactions of the American Fisheries Society","DOI":"10.1577/T07-049.1","ISSN":"0002-8487, 1548-8659","issue":"1","journalAbbreviation":"Transactions of the American Fisheries Society","language":"en","page":"165-181","source":"DOI.org (Crossref)","title":"Seasonal Patterns of Predation on Juvenile Pacific Salmon by Anadromous Cutthroat Trout in Puget Sound","volume":"137","author":[{"family":"Duffy","given":"Elisabeth J."},{"family":"Beauchamp","given":"David A."}],"issued":{"date-parts":[["2008",1]]}}},{"id":79,"uris":["http://zotero.org/users/6698527/items/988P4CCL"],"uri":["http://zotero.org/users/6698527/items/988P4CCL"],"itemData":{"id":79,"type":"article-journal","abstract":"Selection of prey that are small and in poor body condition is a widespread phenomenon in terrestrial predator–prey systems and may benefit prey populations by removing substandard individuals. Similar selection is widely assumed to operate in aquatic systems. Indeed, size-­selective predation is a longstanding and central tenet of aquatic food web theory. However, it is not known if aquatic predators select prey based on their condition or state, compared to their size. Surprisingly, no comparable information is available for marine systems because it is exceedingly difficult to make direct observations in this realm. Thus the role of body condition in regulating susceptibility to predation remains a black box in the marine environment. Here we have exploited an ideal model system to evaluate selective predation on pelagic marine fish: comparing characteristics (fork length, mass corrected for fork length) of fresh, whole, intact juvenile Pacific salmon delivered by a seabird to its single nestling with salmon collected concurrently in coastal trawl surveys. Three species of juvenile salmon (Oncorhynchus spp.) are consumed by provisioning Rhinoceros Auklets (Cerorhinca monocerata); an abundant, colonial, pursuit-­ diving seabird. Samples were collected from multiple colonies and fisheries surveys in coastal British Columbia in two years. As predicted, Auklets preyed on small individuals in poor condition and consistently selected them at levels higher than their relative availability. This is the first study to provide direct evidence for both size-­and condition-­selective predation on marine fish in the wild. We anticipate that our results will be a starting point in evaluating how selective predation may structure or influence marine fish populations and bridges a fundamental incongruity between ecological theory and application; although “bigger is better” is considered a fundamental tenet of marine food webs, marine predators are often assumed to consume indiscriminately.","container-title":"Ecology","DOI":"10.1890/15-0564.1","ISSN":"00129658","issue":"2","journalAbbreviation":"Ecology","language":"en","page":"461-471","source":"DOI.org (Crossref)","title":"Size- and condition-dependent predation: a seabird disproportionately targets substandard individual juvenile salmon","title-short":"Size- and condition-dependent predation","volume":"97","author":[{"family":"Tucker","given":"Strahan"},{"family":"Mark Hipfner","given":"J."},{"family":"Trudel","given":"Marc"}],"issued":{"date-parts":[["2016",2]]}}}],"schema":"https://github.com/citation-style-language/schema/raw/master/csl-citation.json"} </w:instrText>
      </w:r>
      <w:r>
        <w:rPr>
          <w:color w:val="202124"/>
          <w:highlight w:val="white"/>
        </w:rPr>
        <w:fldChar w:fldCharType="separate"/>
      </w:r>
      <w:r w:rsidR="00D119AF">
        <w:rPr>
          <w:noProof/>
          <w:color w:val="202124"/>
          <w:highlight w:val="white"/>
        </w:rPr>
        <w:t>(West and Larkin 1987; Saloniemi et al. 2004; Duffy and Beauchamp 2008; Tucker et al. 2016)</w:t>
      </w:r>
      <w:r>
        <w:rPr>
          <w:color w:val="202124"/>
          <w:highlight w:val="white"/>
        </w:rPr>
        <w:fldChar w:fldCharType="end"/>
      </w:r>
      <w:r>
        <w:rPr>
          <w:color w:val="202124"/>
          <w:highlight w:val="white"/>
        </w:rPr>
        <w:t>.</w:t>
      </w:r>
    </w:p>
    <w:p w14:paraId="1186DDFA" w14:textId="77942B72" w:rsidR="00A9665A" w:rsidRDefault="007B2D91" w:rsidP="00E71425">
      <w:pPr>
        <w:spacing w:line="480" w:lineRule="auto"/>
      </w:pPr>
      <w:r w:rsidRPr="00D37B11">
        <w:t xml:space="preserve">Similarly, smolts in poor body condition </w:t>
      </w:r>
      <w:r w:rsidR="005853AA">
        <w:fldChar w:fldCharType="begin"/>
      </w:r>
      <w:r w:rsidR="005853AA">
        <w:instrText xml:space="preserve"> ADDIN ZOTERO_ITEM CSL_CITATION {"citationID":"30Nq7JHK","properties":{"formattedCitation":"(Tucker et al. 2016)","plainCitation":"(Tucker et al. 2016)","noteIndex":0},"citationItems":[{"id":79,"uris":["http://zotero.org/users/6698527/items/988P4CCL"],"uri":["http://zotero.org/users/6698527/items/988P4CCL"],"itemData":{"id":79,"type":"article-journal","abstract":"Selection of prey that are small and in poor body condition is a widespread phenomenon in terrestrial predator–prey systems and may benefit prey populations by removing substandard individuals. Similar selection is widely assumed to operate in aquatic systems. Indeed, size-­selective predation is a longstanding and central tenet of aquatic food web theory. However, it is not known if aquatic predators select prey based on their condition or state, compared to their size. Surprisingly, no comparable information is available for marine systems because it is exceedingly difficult to make direct observations in this realm. Thus the role of body condition in regulating susceptibility to predation remains a black box in the marine environment. Here we have exploited an ideal model system to evaluate selective predation on pelagic marine fish: comparing characteristics (fork length, mass corrected for fork length) of fresh, whole, intact juvenile Pacific salmon delivered by a seabird to its single nestling with salmon collected concurrently in coastal trawl surveys. Three species of juvenile salmon (Oncorhynchus spp.) are consumed by provisioning Rhinoceros Auklets (Cerorhinca monocerata); an abundant, colonial, pursuit-­ diving seabird. Samples were collected from multiple colonies and fisheries surveys in coastal British Columbia in two years. As predicted, Auklets preyed on small individuals in poor condition and consistently selected them at levels higher than their relative availability. This is the first study to provide direct evidence for both size-­and condition-­selective predation on marine fish in the wild. We anticipate that our results will be a starting point in evaluating how selective predation may structure or influence marine fish populations and bridges a fundamental incongruity between ecological theory and application; although “bigger is better” is considered a fundamental tenet of marine food webs, marine predators are often assumed to consume indiscriminately.","container-title":"Ecology","DOI":"10.1890/15-0564.1","ISSN":"00129658","issue":"2","journalAbbreviation":"Ecology","language":"en","page":"461-471","source":"DOI.org (Crossref)","title":"Size- and condition-dependent predation: a seabird disproportionately targets substandard individual juvenile salmon","title-short":"Size- and condition-dependent predation","volume":"97","author":[{"family":"Tucker","given":"Strahan"},{"family":"Mark Hipfner","given":"J."},{"family":"Trudel","given":"Marc"}],"issued":{"date-parts":[["2016",2]]}}}],"schema":"https://github.com/citation-style-language/schema/raw/master/csl-citation.json"} </w:instrText>
      </w:r>
      <w:r w:rsidR="005853AA">
        <w:fldChar w:fldCharType="separate"/>
      </w:r>
      <w:r w:rsidR="00D119AF">
        <w:rPr>
          <w:noProof/>
        </w:rPr>
        <w:t>(Tucker et al. 2016)</w:t>
      </w:r>
      <w:r w:rsidR="005853AA">
        <w:fldChar w:fldCharType="end"/>
      </w:r>
      <w:r w:rsidR="005853AA">
        <w:t xml:space="preserve"> </w:t>
      </w:r>
      <w:r w:rsidRPr="00D37B11">
        <w:t xml:space="preserve">or experiencing specific infections </w:t>
      </w:r>
    </w:p>
    <w:p w14:paraId="3E15CFC4" w14:textId="372E2302" w:rsidR="00054822" w:rsidRPr="00D37B11" w:rsidRDefault="005A6DB0" w:rsidP="00E71425">
      <w:pPr>
        <w:spacing w:line="480" w:lineRule="auto"/>
      </w:pPr>
      <w:r>
        <w:fldChar w:fldCharType="begin"/>
      </w:r>
      <w:r>
        <w:instrText xml:space="preserve"> ADDIN ZOTERO_ITEM CSL_CITATION {"citationID":"gR1Hn1iZ","properties":{"formattedCitation":"(Miller et al. 2014; Jeffries et al. 2014; Furey et al. 2021a)","plainCitation":"(Miller et al. 2014; Jeffries et al. 2014; Furey et al. 2021a)","noteIndex":0},"citationItems":[{"id":1130,"uris":["http://zotero.org/users/6698527/items/IBUD6QD9"],"uri":["http://zotero.org/users/6698527/items/IBUD6QD9"],"itemData":{"id":1130,"type":"article-journal","abstract":"Emerging diseases are impacting animals under high-density culture, yet few studies assess their importance to wild populations. Microparasites selected for enhanced virulence in culture settings should be less successful maintaining infectivity in wild populations, as once the host dies, there are limited opportunities to infect new individuals. Instead, moderately virulent microparasites persisting for long periods across multiple environments are of greatest concern. Evolved resistance to endemic microparasites may reduce susceptibilities, but as barriers to microparasite distributions are weakened, and environments become more stressful, unexposed populations may be impacted and pathogenicity enhanced. We provide an overview of the evolutionary and ecological impacts of infectious diseases in wild salmon and suggest ways in which modern technologies can elucidate the microparasites of greatest potential import. We present four case studies that resolve microparasite impacts on adult salmon migration success, impact of river warming on microparasite replication, and infection status on susceptibility to predation. Future health of wild salmon must be considered in a holistic context that includes the cumulative or synergistic impacts of multiple stressors. These approaches will identify populations at greatest risk, critically needed to manage and potentially ameliorate the shifts in current or future trajectories of wild populations.","container-title":"Evolutionary Applications","DOI":"10.1111/eva.12164","ISSN":"1752-4571, 1752-4571","issue":"7","journalAbbreviation":"Evol Appl","language":"en","page":"812-855","source":"DOI.org (Crossref)","title":"Infectious disease, shifting climates, and opportunistic predators: cumulative factors potentially impacting wild salmon declines","title-short":"Infectious disease, shifting climates, and opportunistic predators","volume":"7","author":[{"family":"Miller","given":"Kristina M."},{"family":"Teffer","given":"Amy"},{"family":"Tucker","given":"Strahan"},{"family":"Li","given":"Shaorong"},{"family":"Schulze","given":"Angela D."},{"family":"Trudel","given":"Marc"},{"family":"Juanes","given":"Francis"},{"family":"Tabata","given":"Amy"},{"family":"Kaukinen","given":"Karia H."},{"family":"Ginther","given":"Norma G."},{"family":"Ming","given":"Tobi J."},{"family":"Cooke","given":"Steven J."},{"family":"Hipfner","given":"J. Mark"},{"family":"Patterson","given":"David A."},{"family":"Hinch","given":"Scott G."}],"issued":{"date-parts":[["2014",8]]}}},{"id":1128,"uris":["http://zotero.org/users/6698527/items/M55MHGFB"],"uri":["http://zotero.org/users/6698527/items/M55MHGFB"],"itemData":{"id":1128,"type":"article-journal","abstract":"We present the ﬁrst data to link physiological responses and pathogen presence with subsequent fate during migration of wild salmonid smolts. We tagged and nonlethally sampled gill tissue from sockeye salmon (Oncorhynchus nerka) smolts as they left their nursery lake (Chilko Lake, BC, Canada) to compare gene expression proﬁles and freshwater pathogen loads with migration success over the ﬁrst ~1150 km of their migration to the North Paciﬁc Ocean using acoustic telemetry. Fifteen per cent of smolts were never detected again after release, and these ﬁsh had gene expression proﬁles consistent with an immune response to one or more viral pathogens compared with ﬁsh that survived their freshwater migration. Among the signiﬁcantly upregulated genes of the ﬁsh that were never detected postrelease were MX (interferon-induced GTP-binding protein Mx) and STAT1 (signal transducer and activator of transcription 1-alpha/beta), which are characteristic of a type I interferon response to viral pathogens. The most commonly detected pathogen in the smolts leaving the nursery lake was infectious haematopoietic necrosis virus (IHNV). Collectively, these data show that some of the ﬁsh assumed to have died after leaving the nursery lake appeared to be responding to one or more viral pathogens and had elevated stress levels that could have contributed to some of the mortality shortly after release. We present the ﬁrst evidence that changes in gene expression may be predictive of some of the freshwater migration mortality in wild salmonid smolts.","container-title":"Molecular Ecology","DOI":"10.1111/mec.12980","ISSN":"09621083","issue":"23","journalAbbreviation":"Mol Ecol","language":"en","page":"5803-5815","source":"DOI.org (Crossref)","title":"Immune response genes and pathogen presence predict migration survival in wild salmon smolts","volume":"23","author":[{"family":"Jeffries","given":"Ken M."},{"family":"Hinch","given":"Scott G."},{"family":"Gale","given":"Marika Kirstin"},{"family":"Clark","given":"Timothy D."},{"family":"Lotto","given":"Andrew G."},{"family":"Casselman","given":"Matthew T."},{"family":"Li","given":"Shaorong"},{"family":"Rechisky","given":"Erin L."},{"family":"Porter","given":"Aswea D."},{"family":"Welch","given":"David W."},{"family":"Miller","given":"Kristina M."}],"issued":{"date-parts":[["2014",12]]}}},{"id":158,"uris":["http://zotero.org/users/6698527/items/7FBBYVYF"],"uri":["http://zotero.org/users/6698527/items/7FBBYVYF"],"itemData":{"id":158,"type":"article-journal","abstract":"Predation risk for animal migrants can be impacted by physical condition. Although size- or condition-based selection is often observed, observing infection-based predation is rare due to the difficulties in assessing infectious agents in predated samples. We examined predation of outmigrating sockeye salmon (\n              Oncorhynchus nerka\n              ) smolts by bull trout (\n              Salvelinus confluentus\n              ) in south-central British Columbia, Canada. We used a high-throughput quantitative polymerase chain reaction (qPCR) platform to screen for the presence of 17 infectious agents found in salmon and assess 14 host genes associated with viral responses. In one (2014) of the two years assessed (2014 and 2015), the presence of infectious haematopoietic necrosis virus (IHNv) resulted in 15–26 times greater chance of predation; in 2015 IHNv was absent among all samples, predated or not. Thus, we provide further evidence that infection can impact predation risk in migrants. Some smolts with high IHNv loads also exhibited gene expression profiles consistent with a virus-induced disease state. Nine other infectious agents were observed between the two years, none of which were associated with increased selection by bull trout. In 2014, richness of infectious agents was also associated with greater predation risk. This is a rare demonstration of predator consumption resulting in selection for prey that carry infectious agents. The mechanism by which this selection occurs is not yet determined. By culling infectious agents from migrant populations, fish predators could provide an ecological benefit to prey.","container-title":"Royal Society Open Science","DOI":"10.1098/rsos.201522","ISSN":"2054-5703","issue":"3","journalAbbreviation":"R. Soc. open sci.","language":"en","page":"rsos.201522, 201522","source":"DOI.org (Crossref)","title":"Infected juvenile salmon can experience increased predation during freshwater migration","volume":"8","author":[{"family":"Furey","given":"Nathan B."},{"family":"Bass","given":"Arthur L."},{"family":"Miller","given":"Kristi M."},{"family":"Li","given":"Shaorong"},{"family":"Lotto","given":"Andrew G."},{"family":"Healy","given":"Stephen J."},{"family":"Drenner","given":"S. Matthew"},{"family":"Hinch","given":"Scott G."}],"issued":{"date-parts":[["2021",3]]}}}],"schema":"https://github.com/citation-style-language/schema/raw/master/csl-citation.json"} </w:instrText>
      </w:r>
      <w:r>
        <w:fldChar w:fldCharType="separate"/>
      </w:r>
      <w:r w:rsidR="00D119AF">
        <w:rPr>
          <w:noProof/>
        </w:rPr>
        <w:t>(Miller et al. 2014; Jeffries et al. 2014; Furey et al. 2021a)</w:t>
      </w:r>
      <w:r>
        <w:fldChar w:fldCharType="end"/>
      </w:r>
      <w:r>
        <w:t xml:space="preserve"> </w:t>
      </w:r>
      <w:r w:rsidR="007B2D91" w:rsidRPr="00D37B11">
        <w:t xml:space="preserve">can experience increased predation or mortality. </w:t>
      </w:r>
      <w:r w:rsidR="00C27D87">
        <w:t>Further r</w:t>
      </w:r>
      <w:r w:rsidR="007B2D91" w:rsidRPr="00D37B11">
        <w:t>esearch could attempt to quantify</w:t>
      </w:r>
      <w:r w:rsidR="00C27D87">
        <w:t xml:space="preserve"> behavioral mechanisms of predation-based selection processes and how such selection might be </w:t>
      </w:r>
      <w:r w:rsidR="007B2D91" w:rsidRPr="00D37B11">
        <w:t xml:space="preserve">affected by anthropogenic structures. </w:t>
      </w:r>
    </w:p>
    <w:p w14:paraId="0E034FF2" w14:textId="4025712F" w:rsidR="00BD4A2E" w:rsidRPr="00B90993" w:rsidRDefault="00364AC6" w:rsidP="00B90993">
      <w:pPr>
        <w:spacing w:line="480" w:lineRule="auto"/>
        <w:ind w:firstLine="720"/>
        <w:rPr>
          <w:color w:val="202124"/>
        </w:rPr>
      </w:pPr>
      <w:r w:rsidRPr="00D37B11">
        <w:rPr>
          <w:color w:val="202124"/>
          <w:highlight w:val="white"/>
        </w:rPr>
        <w:t>Human</w:t>
      </w:r>
      <w:ins w:id="232" w:author="Nathaniel Furey" w:date="2022-01-18T08:20:00Z">
        <w:r w:rsidR="00C27D87">
          <w:rPr>
            <w:color w:val="202124"/>
            <w:highlight w:val="white"/>
          </w:rPr>
          <w:t>-</w:t>
        </w:r>
      </w:ins>
      <w:r w:rsidRPr="00D37B11">
        <w:rPr>
          <w:color w:val="202124"/>
          <w:highlight w:val="white"/>
        </w:rPr>
        <w:t>altered landscapes influence the risk landscape for migratory animals</w:t>
      </w:r>
      <w:r w:rsidR="00914C1A">
        <w:rPr>
          <w:color w:val="202124"/>
          <w:highlight w:val="white"/>
        </w:rPr>
        <w:t xml:space="preserve"> </w:t>
      </w:r>
      <w:r w:rsidR="00914C1A">
        <w:rPr>
          <w:color w:val="202124"/>
          <w:highlight w:val="white"/>
        </w:rPr>
        <w:fldChar w:fldCharType="begin"/>
      </w:r>
      <w:r w:rsidR="00914C1A">
        <w:rPr>
          <w:color w:val="202124"/>
          <w:highlight w:val="white"/>
        </w:rPr>
        <w:instrText xml:space="preserve"> ADDIN ZOTERO_ITEM CSL_CITATION {"citationID":"onYcA3qp","properties":{"formattedCitation":"(Sabal et al. 2021)","plainCitation":"(Sabal et al. 2021)","noteIndex":0},"citationItems":[{"id":157,"uris":["http://zotero.org/users/6698527/items/QLCIB2CR"],"uri":["http://zotero.org/users/6698527/items/QLCIB2CR"],"itemData":{"id":157,"type":"article-journal","container-title":"Trends in Ecology &amp; Evolution","DOI":"10.1016/j.tree.2021.04.010","ISSN":"01695347","journalAbbreviation":"Trends in Ecology &amp; Evolution","language":"en","page":"S0169534721001245","source":"DOI.org (Crossref)","title":"Predation landscapes influence migratory prey ecology and evolution","author":[{"family":"Sabal","given":"Megan C."},{"family":"Boyce","given":"Mark S."},{"family":"Charpentier","given":"Corie L."},{"family":"Furey","given":"Nathan B."},{"family":"Luhring","given":"Thomas M."},{"family":"Martin","given":"Hans W."},{"family":"Melnychuk","given":"Michael C."},{"family":"Srygley","given":"Robert B."},{"family":"Wagner","given":"C. Michael"},{"family":"Wirsing","given":"Aaron J."},{"family":"Ydenberg","given":"Ronald C."},{"family":"Palkovacs","given":"Eric P."}],"issued":{"date-parts":[["2021",5]]}}}],"schema":"https://github.com/citation-style-language/schema/raw/master/csl-citation.json"} </w:instrText>
      </w:r>
      <w:r w:rsidR="00914C1A">
        <w:rPr>
          <w:color w:val="202124"/>
          <w:highlight w:val="white"/>
        </w:rPr>
        <w:fldChar w:fldCharType="separate"/>
      </w:r>
      <w:r w:rsidR="00D119AF">
        <w:rPr>
          <w:noProof/>
          <w:color w:val="202124"/>
          <w:highlight w:val="white"/>
        </w:rPr>
        <w:t>(Sabal et al. 2021)</w:t>
      </w:r>
      <w:r w:rsidR="00914C1A">
        <w:rPr>
          <w:color w:val="202124"/>
          <w:highlight w:val="white"/>
        </w:rPr>
        <w:fldChar w:fldCharType="end"/>
      </w:r>
      <w:r w:rsidRPr="00D37B11">
        <w:rPr>
          <w:color w:val="202124"/>
          <w:highlight w:val="white"/>
        </w:rPr>
        <w:t xml:space="preserve">. </w:t>
      </w:r>
      <w:r w:rsidR="00C27D87">
        <w:rPr>
          <w:color w:val="202124"/>
          <w:highlight w:val="white"/>
        </w:rPr>
        <w:t>Dams and other barriers</w:t>
      </w:r>
      <w:r w:rsidRPr="00D37B11">
        <w:rPr>
          <w:color w:val="202124"/>
          <w:highlight w:val="white"/>
        </w:rPr>
        <w:t xml:space="preserve"> are </w:t>
      </w:r>
      <w:r w:rsidR="00C27D87">
        <w:rPr>
          <w:color w:val="202124"/>
          <w:highlight w:val="white"/>
        </w:rPr>
        <w:t xml:space="preserve">well </w:t>
      </w:r>
      <w:r w:rsidRPr="00D37B11">
        <w:rPr>
          <w:color w:val="202124"/>
          <w:highlight w:val="white"/>
        </w:rPr>
        <w:t xml:space="preserve">known to constrict and even at times, obstruct fish movement, and </w:t>
      </w:r>
      <w:r w:rsidR="00C27D87">
        <w:rPr>
          <w:color w:val="202124"/>
          <w:highlight w:val="white"/>
        </w:rPr>
        <w:t>can</w:t>
      </w:r>
      <w:r w:rsidRPr="00D37B11">
        <w:rPr>
          <w:color w:val="202124"/>
          <w:highlight w:val="white"/>
        </w:rPr>
        <w:t xml:space="preserve"> aggregate predators, increasing mortality of </w:t>
      </w:r>
      <w:r w:rsidR="00E17FD4">
        <w:rPr>
          <w:color w:val="202124"/>
          <w:highlight w:val="white"/>
        </w:rPr>
        <w:t>migrant fishes</w:t>
      </w:r>
      <w:r w:rsidRPr="00D37B11">
        <w:rPr>
          <w:color w:val="202124"/>
          <w:highlight w:val="white"/>
        </w:rPr>
        <w:t xml:space="preserve"> </w:t>
      </w:r>
      <w:r w:rsidR="008E7F64">
        <w:rPr>
          <w:color w:val="202124"/>
          <w:highlight w:val="white"/>
        </w:rPr>
        <w:fldChar w:fldCharType="begin"/>
      </w:r>
      <w:r w:rsidR="008E7F64">
        <w:rPr>
          <w:color w:val="202124"/>
          <w:highlight w:val="white"/>
        </w:rPr>
        <w:instrText xml:space="preserve"> ADDIN ZOTERO_ITEM CSL_CITATION {"citationID":"HeJoNvPq","properties":{"formattedCitation":"(Blackwell and Juanes 1998; Davis et al. 2012; Keefer et al. 2012; Sabal et al. 2016 p. 201)","plainCitation":"(Blackwell and Juanes 1998; Davis et al. 2012; Keefer et al. 2012; Sabal et al. 2016 p. 201)","noteIndex":0},"citationItems":[{"id":86,"uris":["http://zotero.org/users/6698527/items/2UK78CZK"],"uri":["http://zotero.org/users/6698527/items/2UK78CZK"],"itemData":{"id":86,"type":"article-journal","abstract":"We documented predation on smolts of Atlantic salmon Salmo salar by striped bass Morone saxatilis foraging in the tailrace of the Essex Dam on the Merrimack River, Lawrence, Massachusetts, and assessed factors that may affect smolt susceptibility to predation. During 6 d of diurnal angling from 6 to 28 May, we captured 212 striped bass, 41 of which contained prey remains. More than 48% of striped bass that contained prey had consumed smolts. Atlantic salmon smolts composed more than 80% of the total mass of prey remains recovered and included both individuals of stocked-fry and stocked-smolt origin. Based on information from this pilot study, a focused investigation of striped bass predation on smolts after passage of the Essex Dam began in 1998.","container-title":"North American Journal of Fisheries Management","DOI":"https://doi.org/10.1577/1548-8675(1998)018&lt;0936:POASSB&gt;2.0.CO;2","issue":"4","language":"en","page":"936–939","source":"Zotero","title":"Predation on Atlantic Salmon Smolts by Striped Bass after Dam Passage","volume":"18","author":[{"family":"Blackwell","given":"Bradley F"},{"family":"Juanes","given":"Francis"}],"issued":{"date-parts":[["1998",4,7]]}}},{"id":135,"uris":["http://zotero.org/users/6698527/items/3VV4INPZ"],"uri":["http://zotero.org/users/6698527/items/3VV4INPZ"],"itemData":{"id":135,"type":"article-journal","abstract":"Anadromous blueback herring Alosa aestivalis are declining throughout much of their range, and ﬁshery closures in some systems have failed to produce population recovery. A potential contributing factor is increased predation pressure from sympatric striped bass Morone saxatilis. We integrated data on the predator–prey interaction between striped bass and blueback herring during vernal migrations into the Connecticut River with data on the in-river striped bass ﬁshery to assess the potential for mitigation of blueback herring mortality via increased striped bass harvest. Striped bass abundance, size structure, diets, and angler catches were assessed within a river segment during spring 2005–2008. We estimate that striped bass consumed 400,000 blueback herring (90% conﬁdence interval = 200,000–800,000) annually in our study area during the spring migration season. The predator–prey interaction between striped bass and blueback herring was predator size dependent. Blueback herring were most commonly found in the stomachs of striped bass between 650 and 999 mm total length. Intermediate size-classes (650–799 mm) made the greatest contribution to population-level consumption. Highly abundant small striped bass (400–549 mm) consumed herring infrequently, yet still made substantial contributions to population-level consumption. Anglers caught 17,000 striped bass in our study area during March–June 2008; only 11% of these ﬁsh could be harvested under the current 28-in (710-mm) minimum length limit. Allowing anglers to harvest up to 15,000 sublegal striped bass from a “bonus harvest” slot limit would reduce annual predatory losses of blueback herring by up to 10%. Alternatively, a smaller bonus harvest of legal-sized striped bass could achieve reductions in consumption of up to 7%. The recreational ﬁshery in our study area, however, may not be intense enough to realize such harvest levels.","container-title":"Marine and Coastal Fisheries","DOI":"10.1080/19425120.2012.675972","ISSN":"1942-5120","issue":"1","journalAbbreviation":"Marine and Coastal Fisheries","language":"en","page":"239-251","source":"DOI.org (Crossref)","title":"Striped Bass Consumption of Blueback Herring during Vernal Riverine Migrations: Does Relaxing Harvest Restrictions on a Predator Help Conserve a Prey Species of Concern?","title-short":"Striped Bass Consumption of Blueback Herring during Vernal Riverine Migrations","volume":"4","author":[{"family":"Davis","given":"Justin P."},{"family":"Schultz","given":"Eric T."},{"family":"Vokoun","given":"Jason C."}],"issued":{"date-parts":[["2012",1]]}}},{"id":134,"uris":["http://zotero.org/users/6698527/items/334CCTQL"],"uri":["http://zotero.org/users/6698527/items/334CCTQL"],"itemData":{"id":134,"type":"article-journal","container-title":"Transactions of the American Fisheries Society","DOI":"10.1080/00028487.2012.688918","ISSN":"0002-8487, 1548-8659","issue":"5","journalAbbreviation":"Transactions of the American Fisheries Society","language":"en","page":"1236-1251","source":"DOI.org (Crossref)","title":"Use of Radiotelemetry and Direct Observations to Evaluate Sea Lion Predation on Adult Pacific Salmonids at Bonneville Dam","volume":"141","author":[{"family":"Keefer","given":"Matthew L."},{"family":"Stansell","given":"Robert J."},{"family":"Tackley","given":"Sean C."},{"family":"Nagy","given":"William T."},{"family":"Gibbons","given":"Karrie M."},{"family":"Peery","given":"Christopher A."},{"family":"Caudill","given":"Christopher C."}],"issued":{"date-parts":[["2012",9]]}}},{"id":136,"uris":["http://zotero.org/users/6698527/items/7YJEVQQD"],"uri":["http://zotero.org/users/6698527/items/7YJEVQQD"],"itemData":{"id":136,"type":"article-journal","abstract":"Anthropogenic stressors are the leading causes of species and biodiversity declines, driving wide-scale ecosystem changes. Additionally, synergistic effects of multiple anthropogenic modiﬁcations, including species introductions and habitat alterations, can have complex outcomes for native species. We assessed how a nonnative predator (the Striped Bass Morone saxatilis) and habitat alterations (a small diversion dam and other altered habitats) interacted to inﬂuence mortality of native juvenile Chinook Salmon Oncorhynchus tshawytscha during their emigration from the lower Mokelumne River, California. Relative abundance and diet surveys across natural and human-altered habitats were used to assess Striped Bass functional and aggregative responses. Per capita consumption (PCC) of juvenile salmon and behavioral aggregation (CPUE) by Striped Bass at a small diversion dam (Woodbridge Irrigation District Dam [WIDD]) were elevated in comparison with those at other altered and natural habitats (WIDD: PCC = 3.54 juvenile salmon, CPUE = 0.189 Striped Bass/s of electroﬁshing; other altered habitats: PCC = 0 juvenile salmon, CPUE = 0.0024 Striped Bass/s; natural habitats: PCC = not estimable, CPUE = 0.0003 Striped Bass/s). Increased aggregative and functional predator responses created a localized area of heightened predation at WIDD. At this predation hot spot, we used three approaches (experimental Striped Bass removals, diet energetic analysis, and before–after impact assessment) to estimate Striped Bass consumption at 8–29% of the emigrating juvenile salmon population. Striped Bass PCC rates for juvenile salmon as determined by the three approaches were 0.92% (predator removals), 0.71–1.20% (diet energetic analysis), and 0.96–1.11% (before–after impact assessment). Our results (1) illustrate how the synergistic effect of habitat modiﬁcation and a nonnative predator can exacerbate the mortality of native juvenile salmon during their emigration and (2) highlight the importance of considering interactions among stressors when planning local management strategies and assessing population-level impacts on salmon.","container-title":"North American Journal of Fisheries Management","DOI":"10.1080/02755947.2015.1121938","ISSN":"0275-5947, 1548-8675","issue":"2","journalAbbreviation":"North American Journal of Fisheries Management","language":"en","page":"309-320","source":"DOI.org (Crossref)","title":"Habitat Alterations and a Nonnative Predator, the Striped Bass, Increase Native Chinook Salmon Mortality in the Central Valley, California","volume":"36","author":[{"family":"Sabal","given":"Megan"},{"family":"Hayes","given":"Sean"},{"family":"Merz","given":"Joseph"},{"family":"Setka","given":"Jose"}],"issued":{"date-parts":[["2016",3,3]]}},"locator":"201"}],"schema":"https://github.com/citation-style-language/schema/raw/master/csl-citation.json"} </w:instrText>
      </w:r>
      <w:r w:rsidR="008E7F64">
        <w:rPr>
          <w:color w:val="202124"/>
          <w:highlight w:val="white"/>
        </w:rPr>
        <w:fldChar w:fldCharType="separate"/>
      </w:r>
      <w:r w:rsidR="00D119AF">
        <w:rPr>
          <w:noProof/>
          <w:color w:val="202124"/>
          <w:highlight w:val="white"/>
        </w:rPr>
        <w:t>(Blackwell and Juanes 1998; Davis et al. 2012; Keefer et al. 2012; Sabal et al. 2016 p. 201)</w:t>
      </w:r>
      <w:r w:rsidR="008E7F64">
        <w:rPr>
          <w:color w:val="202124"/>
          <w:highlight w:val="white"/>
        </w:rPr>
        <w:fldChar w:fldCharType="end"/>
      </w:r>
      <w:r w:rsidR="00B90993">
        <w:rPr>
          <w:color w:val="202124"/>
        </w:rPr>
        <w:t>.</w:t>
      </w:r>
      <w:r w:rsidRPr="00D37B11">
        <w:rPr>
          <w:color w:val="202124"/>
          <w:highlight w:val="white"/>
        </w:rPr>
        <w:t xml:space="preserve"> </w:t>
      </w:r>
      <w:r w:rsidR="00E17FD4" w:rsidRPr="00D37B11">
        <w:rPr>
          <w:color w:val="202124"/>
          <w:highlight w:val="white"/>
        </w:rPr>
        <w:t xml:space="preserve">However, the effects of anthropogenic structures that </w:t>
      </w:r>
      <w:r w:rsidR="00E17FD4">
        <w:rPr>
          <w:color w:val="202124"/>
          <w:highlight w:val="white"/>
        </w:rPr>
        <w:t>do not</w:t>
      </w:r>
      <w:r w:rsidR="00E17FD4" w:rsidRPr="00D37B11">
        <w:rPr>
          <w:color w:val="202124"/>
          <w:highlight w:val="white"/>
        </w:rPr>
        <w:t xml:space="preserve"> inherently affect flow (e.g., counting fences, bridges) or prevent fish passage have been studied</w:t>
      </w:r>
      <w:r w:rsidR="00E17FD4">
        <w:rPr>
          <w:color w:val="202124"/>
          <w:highlight w:val="white"/>
        </w:rPr>
        <w:t xml:space="preserve"> less. </w:t>
      </w:r>
      <w:del w:id="233" w:author="Matt Cheng" w:date="2022-01-18T07:19:00Z">
        <w:r w:rsidR="00E17FD4" w:rsidDel="006B6829">
          <w:rPr>
            <w:color w:val="202124"/>
            <w:highlight w:val="white"/>
          </w:rPr>
          <w:delText>However</w:delText>
        </w:r>
      </w:del>
      <w:ins w:id="234" w:author="Matt Cheng" w:date="2022-01-18T07:19:00Z">
        <w:r w:rsidR="006B6829">
          <w:rPr>
            <w:color w:val="202124"/>
            <w:highlight w:val="white"/>
          </w:rPr>
          <w:t>Nonetheless</w:t>
        </w:r>
      </w:ins>
      <w:r w:rsidR="00E17FD4">
        <w:rPr>
          <w:color w:val="202124"/>
          <w:highlight w:val="white"/>
        </w:rPr>
        <w:t xml:space="preserve">, these structures can still aggregate predators </w:t>
      </w:r>
      <w:r w:rsidR="00614D1A">
        <w:rPr>
          <w:color w:val="202124"/>
          <w:highlight w:val="white"/>
        </w:rPr>
        <w:fldChar w:fldCharType="begin"/>
      </w:r>
      <w:r w:rsidR="00614D1A">
        <w:rPr>
          <w:color w:val="202124"/>
          <w:highlight w:val="white"/>
        </w:rPr>
        <w:instrText xml:space="preserve"> ADDIN ZOTERO_ITEM CSL_CITATION {"citationID":"OpRMrGuP","properties":{"formattedCitation":"(Yurk and Trites 2000)","plainCitation":"(Yurk and Trites 2000)","noteIndex":0},"citationItems":[{"id":1132,"uris":["http://zotero.org/users/6698527/items/34L2LL2P"],"uri":["http://zotero.org/users/6698527/items/34L2LL2P"],"itemData":{"id":1132,"type":"article-journal","abstract":"During spring, harbor seals Phoca vitulina feed at night under two bridges spanning the Puntledge River in Courtenay, British Columbia, Canada. Positioned parallel to one another, ventral side up, the seals form a feeding line across the river to intercept thousands of out-migrating salmonid smolts. During a 4week observation period in the spring of 1996, we attempted to disrupt the seals’ feeding patterns by (a) deploying a mechanical feeding barrier (cork line), (b) altering the lighting conditions (lights on a bridge were turned off), and (c) installing an acoustic harassment device. We found acoustic harassment to be the most effective feeding deterrent. Of the other two deterrents, turning off the bridge lights was more effective than deploying a cork line, which had little effect. Acoustic harassment devices appear to be the most effective, nonlethal means for protecting juvenile salmonids from harbor seal predation in portions of the Puntledge River.","container-title":"Transactions of the American Fisheries Society","issue":"6","language":"en","page":"1360-1366","source":"Zotero","title":"Experimental Attempts to Reduce Predation by Harbor Seals on Out‐Migrating Juvenile Salmonids","volume":"129","author":[{"family":"Yurk","given":"H"},{"family":"Trites","given":"A W"}],"issued":{"date-parts":[["2000"]]}}}],"schema":"https://github.com/citation-style-language/schema/raw/master/csl-citation.json"} </w:instrText>
      </w:r>
      <w:r w:rsidR="00614D1A">
        <w:rPr>
          <w:color w:val="202124"/>
          <w:highlight w:val="white"/>
        </w:rPr>
        <w:fldChar w:fldCharType="separate"/>
      </w:r>
      <w:r w:rsidR="00D119AF">
        <w:rPr>
          <w:noProof/>
          <w:color w:val="202124"/>
          <w:highlight w:val="white"/>
        </w:rPr>
        <w:t>(Yurk and Trites 2000)</w:t>
      </w:r>
      <w:r w:rsidR="00614D1A">
        <w:rPr>
          <w:color w:val="202124"/>
          <w:highlight w:val="white"/>
        </w:rPr>
        <w:fldChar w:fldCharType="end"/>
      </w:r>
      <w:r w:rsidR="00C33205">
        <w:rPr>
          <w:color w:val="202124"/>
          <w:highlight w:val="white"/>
        </w:rPr>
        <w:t xml:space="preserve"> and narrow rivers can facilitate predation even in natural systems </w:t>
      </w:r>
      <w:r w:rsidR="008F7934">
        <w:rPr>
          <w:color w:val="202124"/>
          <w:highlight w:val="white"/>
        </w:rPr>
        <w:fldChar w:fldCharType="begin"/>
      </w:r>
      <w:r w:rsidR="008F7934">
        <w:rPr>
          <w:color w:val="202124"/>
          <w:highlight w:val="white"/>
        </w:rPr>
        <w:instrText xml:space="preserve"> ADDIN ZOTERO_ITEM CSL_CITATION {"citationID":"XulyjxlZ","properties":{"formattedCitation":"(Quinn et al. 2017)","plainCitation":"(Quinn et al. 2017)","noteIndex":0},"citationItems":[{"id":85,"uris":["http://zotero.org/users/6698527/items/3D4CLRJ8"],"uri":["http://zotero.org/users/6698527/items/3D4CLRJ8"],"itemData":{"id":85,"type":"article-journal","container-title":"Oecologia","DOI":"10.1007/s00442-016-3782-3","ISSN":"0029-8549, 1432-1939","issue":"2","journalAbbreviation":"Oecologia","language":"en","page":"415-429","source":"DOI.org (Crossref)","title":"Diverse foraging opportunities drive the functional response of local and landscape-scale bear predation on Pacific salmon","volume":"183","author":[{"family":"Quinn","given":"Thomas P."},{"family":"Cunningham","given":"Curry J."},{"family":"Wirsing","given":"Aaron J."}],"issued":{"date-parts":[["2017",2]]}}}],"schema":"https://github.com/citation-style-language/schema/raw/master/csl-citation.json"} </w:instrText>
      </w:r>
      <w:r w:rsidR="008F7934">
        <w:rPr>
          <w:color w:val="202124"/>
          <w:highlight w:val="white"/>
        </w:rPr>
        <w:fldChar w:fldCharType="separate"/>
      </w:r>
      <w:r w:rsidR="00D119AF">
        <w:rPr>
          <w:noProof/>
          <w:color w:val="202124"/>
          <w:highlight w:val="white"/>
        </w:rPr>
        <w:t>(Quinn et al. 2017)</w:t>
      </w:r>
      <w:r w:rsidR="008F7934">
        <w:rPr>
          <w:color w:val="202124"/>
          <w:highlight w:val="white"/>
        </w:rPr>
        <w:fldChar w:fldCharType="end"/>
      </w:r>
      <w:r w:rsidR="008F7934">
        <w:rPr>
          <w:color w:val="202124"/>
          <w:highlight w:val="white"/>
        </w:rPr>
        <w:t xml:space="preserve">. </w:t>
      </w:r>
      <w:r w:rsidR="00C33205">
        <w:rPr>
          <w:color w:val="202124"/>
          <w:highlight w:val="white"/>
        </w:rPr>
        <w:t xml:space="preserve">Thus, it is possible that anthropogenic structures, even if they don’t alter flow or affect fish passage directly, can </w:t>
      </w:r>
      <w:r w:rsidR="00E17FD4" w:rsidRPr="00D37B11">
        <w:rPr>
          <w:color w:val="202124"/>
          <w:highlight w:val="white"/>
        </w:rPr>
        <w:t>still mediate predator-prey interactions</w:t>
      </w:r>
      <w:r w:rsidR="00C33205">
        <w:rPr>
          <w:color w:val="202124"/>
          <w:highlight w:val="white"/>
        </w:rPr>
        <w:t xml:space="preserve"> and pose</w:t>
      </w:r>
      <w:r w:rsidR="00E17FD4" w:rsidRPr="00D37B11">
        <w:rPr>
          <w:color w:val="202124"/>
          <w:highlight w:val="white"/>
        </w:rPr>
        <w:t xml:space="preserve"> a </w:t>
      </w:r>
      <w:r w:rsidR="00C33205">
        <w:rPr>
          <w:color w:val="202124"/>
          <w:highlight w:val="white"/>
        </w:rPr>
        <w:t>potential challenge</w:t>
      </w:r>
      <w:r w:rsidR="00E17FD4" w:rsidRPr="00D37B11">
        <w:rPr>
          <w:color w:val="202124"/>
          <w:highlight w:val="white"/>
        </w:rPr>
        <w:t xml:space="preserve"> to migrants</w:t>
      </w:r>
      <w:r w:rsidR="00C33205">
        <w:rPr>
          <w:color w:val="202124"/>
          <w:highlight w:val="white"/>
        </w:rPr>
        <w:t xml:space="preserve"> by affecting predator or prey behavior.</w:t>
      </w:r>
      <w:r w:rsidR="00E17FD4">
        <w:rPr>
          <w:color w:val="202124"/>
          <w:highlight w:val="white"/>
        </w:rPr>
        <w:t xml:space="preserve"> </w:t>
      </w:r>
    </w:p>
    <w:p w14:paraId="6560CEF0" w14:textId="78C7D176" w:rsidR="00405AA6" w:rsidRDefault="00405AA6">
      <w:pPr>
        <w:pStyle w:val="Heading1"/>
        <w:rPr>
          <w:highlight w:val="white"/>
        </w:rPr>
      </w:pPr>
      <w:bookmarkStart w:id="235" w:name="_Toc93441096"/>
      <w:r w:rsidRPr="00D37B11">
        <w:rPr>
          <w:highlight w:val="white"/>
        </w:rPr>
        <w:t>Acknowledgements:</w:t>
      </w:r>
      <w:bookmarkEnd w:id="235"/>
    </w:p>
    <w:p w14:paraId="24BB9481" w14:textId="77777777" w:rsidR="0070786B" w:rsidRPr="0070786B" w:rsidRDefault="0070786B" w:rsidP="0070786B">
      <w:pPr>
        <w:rPr>
          <w:highlight w:val="white"/>
        </w:rPr>
      </w:pPr>
    </w:p>
    <w:p w14:paraId="68F3F7FF" w14:textId="309835B5" w:rsidR="0073513E" w:rsidRPr="00D37B11" w:rsidRDefault="0073513E" w:rsidP="00405AA6">
      <w:pPr>
        <w:spacing w:line="480" w:lineRule="auto"/>
        <w:rPr>
          <w:color w:val="202124"/>
          <w:highlight w:val="white"/>
        </w:rPr>
      </w:pPr>
      <w:commentRangeStart w:id="236"/>
      <w:commentRangeStart w:id="237"/>
      <w:r>
        <w:rPr>
          <w:color w:val="202124"/>
          <w:highlight w:val="white"/>
        </w:rPr>
        <w:t xml:space="preserve">We gratefully acknowledge </w:t>
      </w:r>
      <w:r w:rsidR="001125DD">
        <w:rPr>
          <w:color w:val="202124"/>
          <w:highlight w:val="white"/>
        </w:rPr>
        <w:t>the</w:t>
      </w:r>
      <w:r w:rsidR="00E926CB">
        <w:rPr>
          <w:color w:val="202124"/>
          <w:highlight w:val="white"/>
        </w:rPr>
        <w:t xml:space="preserve"> Xeni</w:t>
      </w:r>
      <w:r w:rsidR="001125DD">
        <w:rPr>
          <w:color w:val="202124"/>
          <w:highlight w:val="white"/>
        </w:rPr>
        <w:t xml:space="preserve"> Gwet’in First Nation for providing access to the field site. We would also like to thank the </w:t>
      </w:r>
      <w:r w:rsidR="004E3705">
        <w:rPr>
          <w:color w:val="202124"/>
          <w:highlight w:val="white"/>
        </w:rPr>
        <w:t>Department</w:t>
      </w:r>
      <w:r w:rsidR="001125DD">
        <w:rPr>
          <w:color w:val="202124"/>
          <w:highlight w:val="white"/>
        </w:rPr>
        <w:t xml:space="preserve"> of Fisheries and Oceans Canada for </w:t>
      </w:r>
      <w:r w:rsidR="00E926CB">
        <w:rPr>
          <w:color w:val="202124"/>
          <w:highlight w:val="white"/>
        </w:rPr>
        <w:t xml:space="preserve">providing field and logistical support and for providing access to counting fence data. </w:t>
      </w:r>
      <w:commentRangeEnd w:id="236"/>
      <w:r w:rsidR="004E3705">
        <w:rPr>
          <w:rStyle w:val="CommentReference"/>
          <w:rFonts w:ascii="Arial" w:eastAsia="Arial" w:hAnsi="Arial" w:cs="Arial"/>
          <w:lang w:val="en"/>
        </w:rPr>
        <w:commentReference w:id="236"/>
      </w:r>
      <w:commentRangeEnd w:id="237"/>
      <w:r w:rsidR="00FF3418">
        <w:rPr>
          <w:rStyle w:val="CommentReference"/>
          <w:rFonts w:ascii="Arial" w:eastAsia="Arial" w:hAnsi="Arial" w:cs="Arial"/>
          <w:lang w:val="en"/>
        </w:rPr>
        <w:commentReference w:id="237"/>
      </w:r>
      <w:r w:rsidR="009514AC">
        <w:rPr>
          <w:color w:val="202124"/>
          <w:highlight w:val="white"/>
        </w:rPr>
        <w:t xml:space="preserve">This project was supported by the Pacific Salmon Foundation as part of the Salish Sea Marine Survival Project </w:t>
      </w:r>
      <w:r w:rsidR="009514AC">
        <w:rPr>
          <w:color w:val="202124"/>
          <w:highlight w:val="white"/>
        </w:rPr>
        <w:lastRenderedPageBreak/>
        <w:t xml:space="preserve">(Publication number </w:t>
      </w:r>
      <w:commentRangeStart w:id="238"/>
      <w:r w:rsidR="009514AC">
        <w:rPr>
          <w:color w:val="202124"/>
          <w:highlight w:val="white"/>
        </w:rPr>
        <w:t>XX</w:t>
      </w:r>
      <w:commentRangeEnd w:id="238"/>
      <w:r w:rsidR="00AE7824">
        <w:rPr>
          <w:rStyle w:val="CommentReference"/>
          <w:rFonts w:ascii="Arial" w:eastAsia="Arial" w:hAnsi="Arial" w:cs="Arial"/>
          <w:lang w:val="en"/>
        </w:rPr>
        <w:commentReference w:id="238"/>
      </w:r>
      <w:r w:rsidR="009514AC">
        <w:rPr>
          <w:color w:val="202124"/>
          <w:highlight w:val="white"/>
        </w:rPr>
        <w:t>)</w:t>
      </w:r>
      <w:r w:rsidR="007E20F9">
        <w:rPr>
          <w:color w:val="202124"/>
          <w:highlight w:val="white"/>
        </w:rPr>
        <w:t xml:space="preserve"> and the Fisheries Society of the British Isles Small Grants Program</w:t>
      </w:r>
      <w:r w:rsidR="009514AC">
        <w:rPr>
          <w:color w:val="202124"/>
          <w:highlight w:val="white"/>
        </w:rPr>
        <w:t xml:space="preserve">. </w:t>
      </w:r>
      <w:r w:rsidR="007E20F9">
        <w:rPr>
          <w:color w:val="202124"/>
          <w:highlight w:val="white"/>
        </w:rPr>
        <w:t xml:space="preserve">During field work, Furey was supported via the Vanier Canada Graduate Scholarships Program. </w:t>
      </w:r>
    </w:p>
    <w:p w14:paraId="554EB21E" w14:textId="77777777" w:rsidR="00182D35" w:rsidRDefault="00182D35">
      <w:pPr>
        <w:pStyle w:val="Heading1"/>
        <w:rPr>
          <w:highlight w:val="white"/>
        </w:rPr>
      </w:pPr>
      <w:bookmarkStart w:id="239" w:name="_Toc93441097"/>
    </w:p>
    <w:p w14:paraId="6A089959" w14:textId="77777777" w:rsidR="00182D35" w:rsidRDefault="00182D35">
      <w:pPr>
        <w:pStyle w:val="Heading1"/>
        <w:rPr>
          <w:highlight w:val="white"/>
        </w:rPr>
      </w:pPr>
    </w:p>
    <w:p w14:paraId="60EE11A1" w14:textId="7B46E693" w:rsidR="00BD4A2E" w:rsidRDefault="00BD4A2E">
      <w:pPr>
        <w:pStyle w:val="Heading1"/>
        <w:rPr>
          <w:highlight w:val="white"/>
        </w:rPr>
      </w:pPr>
      <w:r w:rsidRPr="00D37B11">
        <w:rPr>
          <w:highlight w:val="white"/>
        </w:rPr>
        <w:t>References:</w:t>
      </w:r>
      <w:bookmarkEnd w:id="239"/>
      <w:r w:rsidRPr="00D37B11">
        <w:rPr>
          <w:highlight w:val="white"/>
        </w:rPr>
        <w:t xml:space="preserve"> </w:t>
      </w:r>
    </w:p>
    <w:p w14:paraId="660DE1DB" w14:textId="77777777" w:rsidR="00182D35" w:rsidRPr="00182D35" w:rsidRDefault="00182D35" w:rsidP="00182D35">
      <w:pPr>
        <w:rPr>
          <w:highlight w:val="white"/>
        </w:rPr>
      </w:pPr>
    </w:p>
    <w:p w14:paraId="1B0B174D" w14:textId="77777777" w:rsidR="00844389" w:rsidRPr="00844389" w:rsidRDefault="00F1649E" w:rsidP="00844389">
      <w:pPr>
        <w:pStyle w:val="Bibliography"/>
      </w:pPr>
      <w:r>
        <w:rPr>
          <w:highlight w:val="white"/>
        </w:rPr>
        <w:fldChar w:fldCharType="begin"/>
      </w:r>
      <w:r w:rsidR="00E65571">
        <w:rPr>
          <w:highlight w:val="white"/>
        </w:rPr>
        <w:instrText xml:space="preserve"> ADDIN ZOTERO_BIBL {"uncited":[],"omitted":[],"custom":[]} CSL_BIBLIOGRAPHY </w:instrText>
      </w:r>
      <w:r>
        <w:rPr>
          <w:highlight w:val="white"/>
        </w:rPr>
        <w:fldChar w:fldCharType="separate"/>
      </w:r>
      <w:r w:rsidR="00844389" w:rsidRPr="00844389">
        <w:t>Beamesderfer, R. C. P., D. L. Ward, and A. A. Nigro. 1996. Evaluation of the biological basis for a predator control program on northern squawfish (</w:t>
      </w:r>
      <w:r w:rsidR="00844389" w:rsidRPr="00F044EF">
        <w:rPr>
          <w:i/>
          <w:iCs/>
        </w:rPr>
        <w:t>Ptychocheilus oregonensis</w:t>
      </w:r>
      <w:r w:rsidR="00844389" w:rsidRPr="00844389">
        <w:t xml:space="preserve">) in the Columbia and Snake rivers. </w:t>
      </w:r>
      <w:r w:rsidR="00844389" w:rsidRPr="00F044EF">
        <w:rPr>
          <w:i/>
          <w:iCs/>
        </w:rPr>
        <w:t xml:space="preserve">Canadian Journal of Fisheries and Aquatic Sciences </w:t>
      </w:r>
      <w:r w:rsidR="00844389" w:rsidRPr="00844389">
        <w:t>53:2898–2908.</w:t>
      </w:r>
    </w:p>
    <w:p w14:paraId="138993E1" w14:textId="77777777" w:rsidR="00844389" w:rsidRPr="00844389" w:rsidRDefault="00844389" w:rsidP="00844389">
      <w:pPr>
        <w:pStyle w:val="Bibliography"/>
      </w:pPr>
      <w:r w:rsidRPr="00844389">
        <w:t xml:space="preserve">Blackwell, B. F., and F. Juanes. 1998. Predation on Atlantic Salmon Smolts by Striped Bass after Dam Passage. </w:t>
      </w:r>
      <w:r w:rsidRPr="00277A6C">
        <w:rPr>
          <w:i/>
          <w:iCs/>
        </w:rPr>
        <w:t>North American Journal of Fisheries Management</w:t>
      </w:r>
      <w:r w:rsidRPr="00844389">
        <w:t xml:space="preserve"> 18(4):936–939.</w:t>
      </w:r>
    </w:p>
    <w:p w14:paraId="1FFAED57" w14:textId="77777777" w:rsidR="00844389" w:rsidRPr="00844389" w:rsidRDefault="00844389" w:rsidP="00844389">
      <w:pPr>
        <w:pStyle w:val="Bibliography"/>
      </w:pPr>
      <w:r w:rsidRPr="00844389">
        <w:t xml:space="preserve">Bradford, M. J., B. J. Pyper, and K. S. Shortreed. 2000. Biological Responses of Sockeye Salmon to the Fertilization of Chilko Lake, a Large Lake in the Interior of British Columbia. </w:t>
      </w:r>
      <w:r w:rsidRPr="00277A6C">
        <w:rPr>
          <w:i/>
          <w:iCs/>
        </w:rPr>
        <w:t xml:space="preserve">North American Journal of Fisheries Management </w:t>
      </w:r>
      <w:r w:rsidRPr="00844389">
        <w:t>20:661–671.</w:t>
      </w:r>
    </w:p>
    <w:p w14:paraId="786FEAD5" w14:textId="77777777" w:rsidR="00844389" w:rsidRPr="00844389" w:rsidRDefault="00844389" w:rsidP="00844389">
      <w:pPr>
        <w:pStyle w:val="Bibliography"/>
      </w:pPr>
      <w:r w:rsidRPr="00844389">
        <w:t xml:space="preserve">Burwen, D. L., S. J. Fleischman, and J. D. Miller. 2010. Accuracy and Precision of Salmon Length Estimates Taken from DIDSON Sonar Images. </w:t>
      </w:r>
      <w:r w:rsidRPr="00905973">
        <w:rPr>
          <w:i/>
          <w:iCs/>
        </w:rPr>
        <w:t>Transactions of the American Fisheries Society</w:t>
      </w:r>
      <w:r w:rsidRPr="00844389">
        <w:t xml:space="preserve"> 139(5):1306–1314.</w:t>
      </w:r>
    </w:p>
    <w:p w14:paraId="7890F179" w14:textId="77777777" w:rsidR="00844389" w:rsidRPr="00844389" w:rsidRDefault="00844389" w:rsidP="00844389">
      <w:pPr>
        <w:pStyle w:val="Bibliography"/>
      </w:pPr>
      <w:r w:rsidRPr="00844389">
        <w:t xml:space="preserve">Clark, T. D., N. B. Furey, E. L. Rechisky, M. K. Gale, K. M. Jeffries, A. D. Porter, M. T. Casselman, A. G. Lotto, D. A. Patterson, S. J. Cooke, A. P. Farrell, D. W. Welch, and S. G. Hinch. 2016. Tracking wild sockeye salmon smolts to the ocean reveals distinct regions of nocturnal movement and high mortality. </w:t>
      </w:r>
      <w:r w:rsidRPr="00404031">
        <w:rPr>
          <w:i/>
          <w:iCs/>
        </w:rPr>
        <w:t>Ecological Applications</w:t>
      </w:r>
      <w:r w:rsidRPr="00844389">
        <w:t xml:space="preserve"> 26(4):959–978.</w:t>
      </w:r>
    </w:p>
    <w:p w14:paraId="6B8CB826" w14:textId="09AED5B4" w:rsidR="00844389" w:rsidRPr="00844389" w:rsidRDefault="00844389" w:rsidP="00844389">
      <w:pPr>
        <w:pStyle w:val="Bibliography"/>
      </w:pPr>
      <w:r w:rsidRPr="00844389">
        <w:lastRenderedPageBreak/>
        <w:t xml:space="preserve">Crossman, J. A., G. Martel, P. N. Johnson, and K. Bray. 2011. The use of Dual-frequency </w:t>
      </w:r>
      <w:r w:rsidR="008933A7">
        <w:t>Identification</w:t>
      </w:r>
      <w:r w:rsidRPr="00844389">
        <w:t xml:space="preserve"> </w:t>
      </w:r>
      <w:r w:rsidR="008933A7">
        <w:t>Sonar</w:t>
      </w:r>
      <w:r w:rsidRPr="00844389">
        <w:t xml:space="preserve"> (DIDSON) to document white sturgeon activity in the Columbia River, Canada: Use of DIDSON for monitoring white sturgeon activity. </w:t>
      </w:r>
      <w:r w:rsidRPr="00F673C5">
        <w:rPr>
          <w:i/>
          <w:iCs/>
        </w:rPr>
        <w:t>Journal of Applied Ichthyology</w:t>
      </w:r>
      <w:r w:rsidRPr="00844389">
        <w:t xml:space="preserve"> 27:53–57.</w:t>
      </w:r>
    </w:p>
    <w:p w14:paraId="10817A20" w14:textId="77777777" w:rsidR="00844389" w:rsidRPr="00844389" w:rsidRDefault="00844389" w:rsidP="00844389">
      <w:pPr>
        <w:pStyle w:val="Bibliography"/>
      </w:pPr>
      <w:r w:rsidRPr="00844389">
        <w:t xml:space="preserve">Davis, J. P., E. T. Schultz, and J. C. Vokoun. 2012. Striped Bass Consumption of Blueback Herring during Vernal Riverine Migrations: Does Relaxing Harvest Restrictions on a Predator Help Conserve a Prey Species of Concern? </w:t>
      </w:r>
      <w:r w:rsidRPr="00286088">
        <w:rPr>
          <w:i/>
          <w:iCs/>
        </w:rPr>
        <w:t xml:space="preserve">Marine and Coastal Fisheries </w:t>
      </w:r>
      <w:r w:rsidRPr="00844389">
        <w:t>4(1):239–251.</w:t>
      </w:r>
    </w:p>
    <w:p w14:paraId="5236DBE4" w14:textId="77777777" w:rsidR="00844389" w:rsidRPr="00844389" w:rsidRDefault="00844389" w:rsidP="00844389">
      <w:pPr>
        <w:pStyle w:val="Bibliography"/>
      </w:pPr>
      <w:r w:rsidRPr="00844389">
        <w:t xml:space="preserve">Duffy, E. J., and D. A. Beauchamp. 2008. Seasonal Patterns of Predation on Juvenile Pacific Salmon by Anadromous Cutthroat Trout in Puget Sound. </w:t>
      </w:r>
      <w:r w:rsidRPr="00665205">
        <w:rPr>
          <w:i/>
          <w:iCs/>
        </w:rPr>
        <w:t>Transactions of the American Fisheries Society</w:t>
      </w:r>
      <w:r w:rsidRPr="00844389">
        <w:t xml:space="preserve"> 137(1):165–181.</w:t>
      </w:r>
    </w:p>
    <w:p w14:paraId="1D9E917F" w14:textId="77777777" w:rsidR="00844389" w:rsidRPr="00844389" w:rsidRDefault="00844389" w:rsidP="00844389">
      <w:pPr>
        <w:pStyle w:val="Bibliography"/>
      </w:pPr>
      <w:r w:rsidRPr="00844389">
        <w:t xml:space="preserve">Flávio, H., P. Caballero, N. Jepsen, and K. Aarestrup. 2021. Atlantic salmon living on the edge: Smolt behaviour and survival during seaward migration in River Minho. </w:t>
      </w:r>
      <w:r w:rsidRPr="00B0078B">
        <w:rPr>
          <w:i/>
          <w:iCs/>
        </w:rPr>
        <w:t>Ecology of Freshwater Fish</w:t>
      </w:r>
      <w:r w:rsidRPr="00844389">
        <w:t xml:space="preserve"> 30(1):61–72.</w:t>
      </w:r>
    </w:p>
    <w:p w14:paraId="67407C8B" w14:textId="77777777" w:rsidR="00844389" w:rsidRPr="00844389" w:rsidRDefault="00844389" w:rsidP="00844389">
      <w:pPr>
        <w:pStyle w:val="Bibliography"/>
      </w:pPr>
      <w:r w:rsidRPr="00844389">
        <w:t xml:space="preserve">Furey, N. B., A. L. Bass, K. M. Miller, S. Li, A. G. Lotto, S. J. Healy, S. M. Drenner, and S. G. Hinch. 2021a. Infected juvenile salmon can experience increased predation during freshwater migration. </w:t>
      </w:r>
      <w:r w:rsidRPr="00140DD6">
        <w:rPr>
          <w:i/>
          <w:iCs/>
        </w:rPr>
        <w:t>Royal Society Open Science</w:t>
      </w:r>
      <w:r w:rsidRPr="00844389">
        <w:t xml:space="preserve"> 8(3):rsos.201522, 201522.</w:t>
      </w:r>
    </w:p>
    <w:p w14:paraId="2FF6BE4F" w14:textId="77777777" w:rsidR="00844389" w:rsidRPr="00844389" w:rsidRDefault="00844389" w:rsidP="00844389">
      <w:pPr>
        <w:pStyle w:val="Bibliography"/>
      </w:pPr>
      <w:r w:rsidRPr="00844389">
        <w:t xml:space="preserve">Furey, N. B., and S. G. Hinch. 2017. Bull Trout Movements Match the Life History of Sockeye Salmon: Consumers Can Exploit Seasonally Distinct Resource Pulses. </w:t>
      </w:r>
      <w:r w:rsidRPr="00DA2164">
        <w:rPr>
          <w:i/>
          <w:iCs/>
        </w:rPr>
        <w:t>Transactions of the American Fisheries Society</w:t>
      </w:r>
      <w:r w:rsidRPr="00844389">
        <w:t xml:space="preserve"> 146(3):450–461.</w:t>
      </w:r>
    </w:p>
    <w:p w14:paraId="27EFA010" w14:textId="77777777" w:rsidR="00844389" w:rsidRPr="00844389" w:rsidRDefault="00844389" w:rsidP="00844389">
      <w:pPr>
        <w:pStyle w:val="Bibliography"/>
      </w:pPr>
      <w:r w:rsidRPr="00844389">
        <w:t>Furey, N. B., S. G. Hinch, A. L. Bass, C. T. Middleton, V. Minke-Martin, and A. G. Lotto. 2016a. Predator swamping reduces predation risk during nocturnal migration of juvenile salmon in a high-mortality landscape.</w:t>
      </w:r>
      <w:r w:rsidRPr="002642F1">
        <w:rPr>
          <w:i/>
          <w:iCs/>
        </w:rPr>
        <w:t xml:space="preserve"> Journal of Animal Ecology</w:t>
      </w:r>
      <w:r w:rsidRPr="00844389">
        <w:t xml:space="preserve"> 85(4):948–959.</w:t>
      </w:r>
    </w:p>
    <w:p w14:paraId="2EDC449B" w14:textId="0C424DE6" w:rsidR="00844389" w:rsidRPr="00844389" w:rsidRDefault="00844389" w:rsidP="00844389">
      <w:pPr>
        <w:pStyle w:val="Bibliography"/>
      </w:pPr>
      <w:r w:rsidRPr="00844389">
        <w:lastRenderedPageBreak/>
        <w:t xml:space="preserve">Furey, N. B., S. G. Hinch, A. G. Lotto, and D. A. Beauchamp. 2015. Extensive feeding on sockeye salmon </w:t>
      </w:r>
      <w:r w:rsidRPr="00015CED">
        <w:rPr>
          <w:i/>
          <w:iCs/>
        </w:rPr>
        <w:t>Oncorhynchus nerka</w:t>
      </w:r>
      <w:r w:rsidRPr="00844389">
        <w:t xml:space="preserve"> smolts by bull trout </w:t>
      </w:r>
      <w:r w:rsidRPr="00B31DB5">
        <w:rPr>
          <w:i/>
          <w:iCs/>
        </w:rPr>
        <w:t>Salvelinus confluentus</w:t>
      </w:r>
      <w:r w:rsidRPr="00844389">
        <w:t xml:space="preserve"> during initial outmigration into a small, unregulated and inland British Columbia river: binge feeding on smolts by </w:t>
      </w:r>
      <w:r w:rsidR="00B15C9E" w:rsidRPr="00B15C9E">
        <w:rPr>
          <w:i/>
          <w:iCs/>
        </w:rPr>
        <w:t>S</w:t>
      </w:r>
      <w:r w:rsidRPr="00B15C9E">
        <w:rPr>
          <w:i/>
          <w:iCs/>
        </w:rPr>
        <w:t>. confluentus. Journal of Fish Biology</w:t>
      </w:r>
      <w:r w:rsidRPr="00844389">
        <w:t xml:space="preserve"> 86(1):392–401.</w:t>
      </w:r>
    </w:p>
    <w:p w14:paraId="5340AA07" w14:textId="77777777" w:rsidR="00844389" w:rsidRPr="00844389" w:rsidRDefault="00844389" w:rsidP="00844389">
      <w:pPr>
        <w:pStyle w:val="Bibliography"/>
      </w:pPr>
      <w:r w:rsidRPr="00844389">
        <w:t>Furey, N. B., S. G. Hinch, M. G. Mesa, and D. A. Beauchamp. 2016b. Piscivorous fish exhibit temperature-influenced binge feeding during an annual prey pulse. J</w:t>
      </w:r>
      <w:r w:rsidRPr="00B50D35">
        <w:rPr>
          <w:i/>
          <w:iCs/>
        </w:rPr>
        <w:t xml:space="preserve">ournal of Animal Ecology </w:t>
      </w:r>
      <w:r w:rsidRPr="00844389">
        <w:t>85(5):1307–1317.</w:t>
      </w:r>
    </w:p>
    <w:p w14:paraId="72C79F76" w14:textId="77777777" w:rsidR="00844389" w:rsidRPr="00844389" w:rsidRDefault="00844389" w:rsidP="00844389">
      <w:pPr>
        <w:pStyle w:val="Bibliography"/>
      </w:pPr>
      <w:r w:rsidRPr="00844389">
        <w:t xml:space="preserve">Furey, N. B., E. G. Martins, and S. G. Hinch. 2021b. Migratory salmon smolts exhibit consistent interannual depensatory predator swamping: Effects on telemetry‐based survival estimates. </w:t>
      </w:r>
      <w:r w:rsidRPr="00886617">
        <w:rPr>
          <w:i/>
          <w:iCs/>
        </w:rPr>
        <w:t>Ecology of Freshwater Fish</w:t>
      </w:r>
      <w:r w:rsidRPr="00844389">
        <w:t xml:space="preserve"> 30(1):18–30.</w:t>
      </w:r>
    </w:p>
    <w:p w14:paraId="6F3D78A9" w14:textId="77777777" w:rsidR="00844389" w:rsidRPr="00844389" w:rsidRDefault="00844389" w:rsidP="00844389">
      <w:pPr>
        <w:pStyle w:val="Bibliography"/>
      </w:pPr>
      <w:r w:rsidRPr="00844389">
        <w:t xml:space="preserve">Ibbotson, A. T., W. R. C. Beaumont, and A. C. Pinder. 2011. A size-dependent migration strategy in Atlantic salmon smolts: Small smolts favour nocturnal migration. </w:t>
      </w:r>
      <w:r w:rsidRPr="005435CD">
        <w:rPr>
          <w:i/>
          <w:iCs/>
        </w:rPr>
        <w:t xml:space="preserve">Environmental Biology of Fishes </w:t>
      </w:r>
      <w:r w:rsidRPr="00844389">
        <w:t>92(2):151–157.</w:t>
      </w:r>
    </w:p>
    <w:p w14:paraId="244AE2E8" w14:textId="77777777" w:rsidR="00844389" w:rsidRPr="00844389" w:rsidRDefault="00844389" w:rsidP="00844389">
      <w:pPr>
        <w:pStyle w:val="Bibliography"/>
      </w:pPr>
      <w:r w:rsidRPr="00844389">
        <w:t xml:space="preserve">Ibbotson, A. T., W. R. C. Beaumont, A. Pinder, S. Welton, and M. Ladle. 2006. Diel migration patterns of Atlantic salmon smolts with particular reference to the absence of crepuscular migration. </w:t>
      </w:r>
      <w:r w:rsidRPr="00433708">
        <w:rPr>
          <w:i/>
          <w:iCs/>
        </w:rPr>
        <w:t xml:space="preserve">Ecology of Freshwater Fish </w:t>
      </w:r>
      <w:r w:rsidRPr="00844389">
        <w:t>15(4):544–551.</w:t>
      </w:r>
    </w:p>
    <w:p w14:paraId="67EFAD54" w14:textId="77777777" w:rsidR="00844389" w:rsidRPr="00844389" w:rsidRDefault="00844389" w:rsidP="00844389">
      <w:pPr>
        <w:pStyle w:val="Bibliography"/>
      </w:pPr>
      <w:r w:rsidRPr="00844389">
        <w:t xml:space="preserve">Irvine, J. R., and S. A. Akenhead. 2013. Understanding Smolt Survival Trends in Sockeye Salmon. </w:t>
      </w:r>
      <w:r w:rsidRPr="00FB05FE">
        <w:rPr>
          <w:i/>
          <w:iCs/>
        </w:rPr>
        <w:t>Marine and Coastal Fisheries</w:t>
      </w:r>
      <w:r w:rsidRPr="00844389">
        <w:t xml:space="preserve"> 5(1):303–328.</w:t>
      </w:r>
    </w:p>
    <w:p w14:paraId="70D9618E" w14:textId="77777777" w:rsidR="00844389" w:rsidRPr="00844389" w:rsidRDefault="00844389" w:rsidP="00844389">
      <w:pPr>
        <w:pStyle w:val="Bibliography"/>
      </w:pPr>
      <w:r w:rsidRPr="00844389">
        <w:t>Jeffries, K. M., S. G. Hinch, M. K. Gale, T. D. Clark, A. G. Lotto, M. T. Casselman, S. Li, E. L. Rechisky, A. D. Porter, D. W. Welch, and K. M. Miller. 2014. Immune response genes and pathogen presence predict migration survival in wild salmon smolts.</w:t>
      </w:r>
      <w:r w:rsidRPr="00066510">
        <w:rPr>
          <w:i/>
          <w:iCs/>
        </w:rPr>
        <w:t xml:space="preserve"> Molecular Ecology</w:t>
      </w:r>
      <w:r w:rsidRPr="00844389">
        <w:t xml:space="preserve"> 23(23):5803–5815.</w:t>
      </w:r>
    </w:p>
    <w:p w14:paraId="5E806FF5" w14:textId="72916EE8" w:rsidR="00844389" w:rsidRPr="00844389" w:rsidRDefault="00844389" w:rsidP="00844389">
      <w:pPr>
        <w:pStyle w:val="Bibliography"/>
      </w:pPr>
      <w:r w:rsidRPr="00844389">
        <w:lastRenderedPageBreak/>
        <w:t>Kanigan, A. M. 2019. The movements and distribution of bull trout (</w:t>
      </w:r>
      <w:r w:rsidRPr="000C3FB7">
        <w:rPr>
          <w:i/>
          <w:iCs/>
        </w:rPr>
        <w:t>Salvelinus confluentus</w:t>
      </w:r>
      <w:r w:rsidRPr="00844389">
        <w:t>) in response to Sockeye Salmon (</w:t>
      </w:r>
      <w:r w:rsidRPr="00587CC9">
        <w:rPr>
          <w:i/>
          <w:iCs/>
        </w:rPr>
        <w:t>Oncorhynchus nerka</w:t>
      </w:r>
      <w:r w:rsidRPr="00844389">
        <w:t xml:space="preserve">) migrations in the Chilko Lake system, British Columbia. University of British Columbia, </w:t>
      </w:r>
      <w:r w:rsidRPr="00066510">
        <w:rPr>
          <w:i/>
          <w:iCs/>
        </w:rPr>
        <w:t>Master’s Thesis.</w:t>
      </w:r>
      <w:r w:rsidR="00066510">
        <w:t xml:space="preserve"> </w:t>
      </w:r>
      <w:r w:rsidRPr="00844389">
        <w:t>92.</w:t>
      </w:r>
    </w:p>
    <w:p w14:paraId="0053EF16" w14:textId="77777777" w:rsidR="00844389" w:rsidRPr="00844389" w:rsidRDefault="00844389" w:rsidP="00844389">
      <w:pPr>
        <w:pStyle w:val="Bibliography"/>
      </w:pPr>
      <w:r w:rsidRPr="00844389">
        <w:t xml:space="preserve">Keefer, M. L., R. J. Stansell, S. C. Tackley, W. T. Nagy, K. M. Gibbons, C. A. Peery, and C. C. Caudill. 2012. Use of Radiotelemetry and Direct Observations to Evaluate Sea Lion Predation on Adult Pacific Salmonids at Bonneville Dam. </w:t>
      </w:r>
      <w:r w:rsidRPr="008213AB">
        <w:rPr>
          <w:i/>
          <w:iCs/>
        </w:rPr>
        <w:t>Transactions of the American Fisheries Society</w:t>
      </w:r>
      <w:r w:rsidRPr="00844389">
        <w:t xml:space="preserve"> 141(5):1236–1251.</w:t>
      </w:r>
    </w:p>
    <w:p w14:paraId="2F07D3BE" w14:textId="77777777" w:rsidR="00844389" w:rsidRPr="00844389" w:rsidRDefault="00844389" w:rsidP="00844389">
      <w:pPr>
        <w:pStyle w:val="Bibliography"/>
      </w:pPr>
      <w:r w:rsidRPr="00844389">
        <w:t xml:space="preserve">Martignac, F., A. Daroux, J.-L. Bagliniere, D. Ombredane, and J. Guillard. 2015. The use of acoustic cameras in shallow waters: new hydroacoustic tools for monitoring migratory fish population. A review of DIDSON technology. </w:t>
      </w:r>
      <w:r w:rsidRPr="00B76908">
        <w:rPr>
          <w:i/>
          <w:iCs/>
        </w:rPr>
        <w:t>Fish and Fisheries</w:t>
      </w:r>
      <w:r w:rsidRPr="00844389">
        <w:t xml:space="preserve"> 16(3):486–510.</w:t>
      </w:r>
    </w:p>
    <w:p w14:paraId="5A52F511" w14:textId="77777777" w:rsidR="00844389" w:rsidRPr="00844389" w:rsidRDefault="00844389" w:rsidP="00844389">
      <w:pPr>
        <w:pStyle w:val="Bibliography"/>
      </w:pPr>
      <w:r w:rsidRPr="00844389">
        <w:t xml:space="preserve">Maxwell, S. L., and N. E. Gove. 2007. Assessing a dual-frequency identification sonars’ fish-counting accuracy, precision, and turbid river range capability. </w:t>
      </w:r>
      <w:r w:rsidRPr="00CE4B67">
        <w:rPr>
          <w:i/>
          <w:iCs/>
        </w:rPr>
        <w:t>The Journal of the Acoustical Society of America</w:t>
      </w:r>
      <w:r w:rsidRPr="00844389">
        <w:t xml:space="preserve"> 122(6):3364–3377.</w:t>
      </w:r>
    </w:p>
    <w:p w14:paraId="3B907B9F" w14:textId="77777777" w:rsidR="00844389" w:rsidRPr="00844389" w:rsidRDefault="00844389" w:rsidP="00844389">
      <w:pPr>
        <w:pStyle w:val="Bibliography"/>
      </w:pPr>
      <w:r w:rsidRPr="00844389">
        <w:t xml:space="preserve">Miller, K. M., A. Teffer, S. Tucker, S. Li, A. D. Schulze, M. Trudel, F. Juanes, A. Tabata, K. H. Kaukinen, N. G. Ginther, T. J. Ming, S. J. Cooke, J. M. Hipfner, D. A. Patterson, and S. G. Hinch. 2014. Infectious disease, shifting climates, and opportunistic predators: cumulative factors potentially impacting wild salmon declines. </w:t>
      </w:r>
      <w:r w:rsidRPr="00AE190C">
        <w:rPr>
          <w:i/>
          <w:iCs/>
        </w:rPr>
        <w:t xml:space="preserve">Evolutionary Applications </w:t>
      </w:r>
      <w:r w:rsidRPr="00844389">
        <w:t>7(7):812–855.</w:t>
      </w:r>
    </w:p>
    <w:p w14:paraId="30E35290" w14:textId="77777777" w:rsidR="00844389" w:rsidRPr="00844389" w:rsidRDefault="00844389" w:rsidP="00844389">
      <w:pPr>
        <w:pStyle w:val="Bibliography"/>
      </w:pPr>
      <w:r w:rsidRPr="00844389">
        <w:t xml:space="preserve">Moursund, R. A., T. J. Carlson, and R. D. Peters. 2003. A fisheries application of a dual-frequency identification sonar acoustic camera. </w:t>
      </w:r>
      <w:r w:rsidRPr="00713DFF">
        <w:rPr>
          <w:i/>
          <w:iCs/>
        </w:rPr>
        <w:t xml:space="preserve">ICES Journal of Marine Science </w:t>
      </w:r>
      <w:r w:rsidRPr="00844389">
        <w:t>60(3):678–683.</w:t>
      </w:r>
    </w:p>
    <w:p w14:paraId="1BE322F3" w14:textId="77777777" w:rsidR="00844389" w:rsidRPr="00844389" w:rsidRDefault="00844389" w:rsidP="00844389">
      <w:pPr>
        <w:pStyle w:val="Bibliography"/>
      </w:pPr>
      <w:r w:rsidRPr="00844389">
        <w:lastRenderedPageBreak/>
        <w:t xml:space="preserve">Nichols, O. C., E. Eldredge, and S. X. Cadrin. 2014. Gray Seal Behavior in a Fish Weir Observed Using Dual-Frequency Identification Sonar. </w:t>
      </w:r>
      <w:r w:rsidRPr="00973FD7">
        <w:rPr>
          <w:i/>
          <w:iCs/>
        </w:rPr>
        <w:t>Marine Technology Society Journal</w:t>
      </w:r>
      <w:r w:rsidRPr="00844389">
        <w:t xml:space="preserve"> 48(4):72–78.</w:t>
      </w:r>
    </w:p>
    <w:p w14:paraId="73C08670" w14:textId="77777777" w:rsidR="00844389" w:rsidRPr="00844389" w:rsidRDefault="00844389" w:rsidP="00844389">
      <w:pPr>
        <w:pStyle w:val="Bibliography"/>
      </w:pPr>
      <w:r w:rsidRPr="00844389">
        <w:t xml:space="preserve">Oke, K. B., C. J. Cunningham, P. A. H. Westley, M. L. Baskett, S. M. Carlson, J. Clark, A. P. Hendry, V. A. Karatayev, N. W. Kendall, J. Kibele, H. K. Kindsvater, K. M. Kobayashi, B. Lewis, S. Munch, J. D. Reynolds, G. K. Vick, and E. P. Palkovacs. 2020. Recent declines in salmon body size impact ecosystems and fisheries. </w:t>
      </w:r>
      <w:r w:rsidRPr="00242FC2">
        <w:rPr>
          <w:i/>
          <w:iCs/>
        </w:rPr>
        <w:t xml:space="preserve">Nature Communications </w:t>
      </w:r>
      <w:r w:rsidRPr="00844389">
        <w:t>11(1):4155.</w:t>
      </w:r>
    </w:p>
    <w:p w14:paraId="3BF25F70" w14:textId="77777777" w:rsidR="00844389" w:rsidRPr="00844389" w:rsidRDefault="00844389" w:rsidP="00844389">
      <w:pPr>
        <w:pStyle w:val="Bibliography"/>
      </w:pPr>
      <w:r w:rsidRPr="00844389">
        <w:t xml:space="preserve">Osterback, A.-M. K., D. M. Frechette, A. O. Shelton, S. A. Hayes, M. H. Bond, S. A. Shaffer, and J. W. Moore. 2013. High predation on small populations: avian predation on imperiled salmonids. </w:t>
      </w:r>
      <w:r w:rsidRPr="003C0164">
        <w:rPr>
          <w:i/>
          <w:iCs/>
        </w:rPr>
        <w:t>Ecosphere</w:t>
      </w:r>
      <w:r w:rsidRPr="00844389">
        <w:t xml:space="preserve"> 4(9):art116.</w:t>
      </w:r>
    </w:p>
    <w:p w14:paraId="55076767" w14:textId="77777777" w:rsidR="00407939" w:rsidRDefault="00844389" w:rsidP="00407939">
      <w:pPr>
        <w:pStyle w:val="Bibliography"/>
      </w:pPr>
      <w:r w:rsidRPr="00844389">
        <w:t xml:space="preserve">Quinn, T. P., C. J. Cunningham, and A. J. Wirsing. 2017. Diverse foraging opportunities drive the functional response of local and landscape-scale bear predation on Pacific salmon. </w:t>
      </w:r>
      <w:r w:rsidRPr="00220904">
        <w:rPr>
          <w:i/>
          <w:iCs/>
        </w:rPr>
        <w:t>Oecologia</w:t>
      </w:r>
      <w:r w:rsidRPr="00844389">
        <w:t xml:space="preserve"> 183(2):415–429.</w:t>
      </w:r>
      <w:r w:rsidR="00407939" w:rsidRPr="00407939">
        <w:t xml:space="preserve"> </w:t>
      </w:r>
    </w:p>
    <w:p w14:paraId="74645805" w14:textId="4C5431CD" w:rsidR="00407939" w:rsidRDefault="00407939" w:rsidP="00407939">
      <w:pPr>
        <w:pStyle w:val="Bibliography"/>
      </w:pPr>
      <w:r>
        <w:t>R Core Team (2021). R: A language and environment for statistical computing. R Foundation</w:t>
      </w:r>
    </w:p>
    <w:p w14:paraId="2826F2DB" w14:textId="349F2B60" w:rsidR="00407939" w:rsidRPr="00407939" w:rsidRDefault="00407939" w:rsidP="00C82DEC">
      <w:pPr>
        <w:pStyle w:val="Bibliography"/>
      </w:pPr>
      <w:r>
        <w:t xml:space="preserve">  </w:t>
      </w:r>
      <w:r w:rsidR="00C82DEC">
        <w:tab/>
      </w:r>
      <w:r>
        <w:t>for Statistical Computing, Vienna, Austria. URL https://www.R-project.org/.</w:t>
      </w:r>
    </w:p>
    <w:p w14:paraId="3D0481DB" w14:textId="77777777" w:rsidR="00844389" w:rsidRPr="00844389" w:rsidRDefault="00844389" w:rsidP="00844389">
      <w:pPr>
        <w:pStyle w:val="Bibliography"/>
      </w:pPr>
      <w:r w:rsidRPr="00844389">
        <w:t xml:space="preserve">Rechisky, E. L., A. D. Porter, T. D. Clark, N. B. Furey, M. K. Gale, S. G. Hinch, and D. W. Welch. 2019. Quantifying survival of age-2 Chilko Lake sockeye salmon during the first 50 days of migration. </w:t>
      </w:r>
      <w:r w:rsidRPr="00844156">
        <w:rPr>
          <w:i/>
          <w:iCs/>
        </w:rPr>
        <w:t>Canadian Journal of Fisheries and Aquatic Sciences</w:t>
      </w:r>
      <w:r w:rsidRPr="00844389">
        <w:t xml:space="preserve"> 76(1):136–152.</w:t>
      </w:r>
    </w:p>
    <w:p w14:paraId="70F6725E" w14:textId="77777777" w:rsidR="00844389" w:rsidRPr="00844389" w:rsidRDefault="00844389" w:rsidP="00844389">
      <w:pPr>
        <w:pStyle w:val="Bibliography"/>
      </w:pPr>
      <w:r w:rsidRPr="00844389">
        <w:t xml:space="preserve">Sabal, M. C., M. S. Boyce, C. L. Charpentier, N. B. Furey, T. M. Luhring, H. W. Martin, M. C. Melnychuk, R. B. Srygley, C. M. Wagner, A. J. Wirsing, R. C. Ydenberg, and E. P. </w:t>
      </w:r>
      <w:r w:rsidRPr="00844389">
        <w:lastRenderedPageBreak/>
        <w:t xml:space="preserve">Palkovacs. 2021. Predation landscapes influence migratory prey ecology and evolution. </w:t>
      </w:r>
      <w:r w:rsidRPr="00D84C34">
        <w:rPr>
          <w:i/>
          <w:iCs/>
        </w:rPr>
        <w:t>Trends in Ecology &amp; Evolution</w:t>
      </w:r>
      <w:r w:rsidRPr="00844389">
        <w:t>:S0169534721001245.</w:t>
      </w:r>
    </w:p>
    <w:p w14:paraId="398E68C0" w14:textId="77777777" w:rsidR="00844389" w:rsidRPr="00844389" w:rsidRDefault="00844389" w:rsidP="00844389">
      <w:pPr>
        <w:pStyle w:val="Bibliography"/>
      </w:pPr>
      <w:r w:rsidRPr="00844389">
        <w:t xml:space="preserve">Sabal, M., S. Hayes, J. Merz, and J. Setka. 2016. Habitat Alterations and a Nonnative Predator, the Striped Bass, Increase Native Chinook Salmon Mortality in the Central Valley, California. </w:t>
      </w:r>
      <w:r w:rsidRPr="008C449B">
        <w:rPr>
          <w:i/>
          <w:iCs/>
        </w:rPr>
        <w:t>North American Journal of Fisheries Management</w:t>
      </w:r>
      <w:r w:rsidRPr="00844389">
        <w:t xml:space="preserve"> 36(2):309–320.</w:t>
      </w:r>
    </w:p>
    <w:p w14:paraId="2755571B" w14:textId="77777777" w:rsidR="00844389" w:rsidRPr="00844389" w:rsidRDefault="00844389" w:rsidP="00844389">
      <w:pPr>
        <w:pStyle w:val="Bibliography"/>
      </w:pPr>
      <w:r w:rsidRPr="00844389">
        <w:t>Saloniemi, I., E. Jokikokko, I. Kallio-Nyberg, E. Jutila, and P. Pasanen. 2004. Survival of reared and wild Atlantic salmon smolts: size matters more in bad years.</w:t>
      </w:r>
      <w:r w:rsidRPr="00393BE2">
        <w:rPr>
          <w:i/>
          <w:iCs/>
        </w:rPr>
        <w:t xml:space="preserve"> ICES Journal of Marine Science</w:t>
      </w:r>
      <w:r w:rsidRPr="00844389">
        <w:t xml:space="preserve"> 61(5):782–787.</w:t>
      </w:r>
    </w:p>
    <w:p w14:paraId="0FFB79FB" w14:textId="77777777" w:rsidR="00844389" w:rsidRPr="00844389" w:rsidRDefault="00844389" w:rsidP="00844389">
      <w:pPr>
        <w:pStyle w:val="Bibliography"/>
      </w:pPr>
      <w:r w:rsidRPr="00844389">
        <w:t xml:space="preserve">Schneider, C. A., W. S. Rasband, and K. W. Eliceiri. 2012. NIH Image to ImageJ: 25 years of image analysis. </w:t>
      </w:r>
      <w:r w:rsidRPr="00C72A33">
        <w:rPr>
          <w:i/>
          <w:iCs/>
        </w:rPr>
        <w:t>Nature Methods</w:t>
      </w:r>
      <w:r w:rsidRPr="00844389">
        <w:t xml:space="preserve"> 9(7):671–675.</w:t>
      </w:r>
    </w:p>
    <w:p w14:paraId="3D835D7D" w14:textId="77777777" w:rsidR="00844389" w:rsidRPr="00844389" w:rsidRDefault="00844389" w:rsidP="00844389">
      <w:pPr>
        <w:pStyle w:val="Bibliography"/>
      </w:pPr>
      <w:r w:rsidRPr="00844389">
        <w:t xml:space="preserve">Tucker, S., J. Mark Hipfner, and M. Trudel. 2016. Size- and condition-dependent predation: a seabird disproportionately targets substandard individual juvenile salmon. </w:t>
      </w:r>
      <w:r w:rsidRPr="000F245F">
        <w:rPr>
          <w:i/>
          <w:iCs/>
        </w:rPr>
        <w:t xml:space="preserve">Ecology </w:t>
      </w:r>
      <w:r w:rsidRPr="00844389">
        <w:t>97(2):461–471.</w:t>
      </w:r>
    </w:p>
    <w:p w14:paraId="73A64CF0" w14:textId="6B02B7CA" w:rsidR="00844389" w:rsidRPr="00844389" w:rsidRDefault="00844389" w:rsidP="00844389">
      <w:pPr>
        <w:pStyle w:val="Bibliography"/>
      </w:pPr>
      <w:r w:rsidRPr="00844389">
        <w:t>West, C. J., and P. A. Larkin. 1987. Evidence for Size-Selective Mortality of Juvenile Sockeye Salmon (</w:t>
      </w:r>
      <w:r w:rsidRPr="00844389">
        <w:rPr>
          <w:i/>
          <w:iCs/>
        </w:rPr>
        <w:t>Oncorhynchus nerka</w:t>
      </w:r>
      <w:r w:rsidRPr="00844389">
        <w:t xml:space="preserve">) in Babine Lake, British Columbia. </w:t>
      </w:r>
      <w:r w:rsidRPr="00F664DD">
        <w:rPr>
          <w:i/>
          <w:iCs/>
        </w:rPr>
        <w:t>Canadian Journal of Fisheries and Aquatic Sciences</w:t>
      </w:r>
      <w:r w:rsidRPr="00844389">
        <w:t xml:space="preserve"> 44(4):712–721.</w:t>
      </w:r>
    </w:p>
    <w:p w14:paraId="4DE28CCC" w14:textId="77777777" w:rsidR="00844389" w:rsidRPr="00844389" w:rsidRDefault="00844389" w:rsidP="00844389">
      <w:pPr>
        <w:pStyle w:val="Bibliography"/>
      </w:pPr>
      <w:r w:rsidRPr="00844389">
        <w:t xml:space="preserve">Young, G., B. Th. Björnsson, P. Prunet, R. J. Lin, and H. A. Bern. 1989. Smoltification and seawater adaptation in coho salmon (Oncorhynchus kisutch): Plasma prolactin, growth hormone, thyroid hormones, and cortisol. </w:t>
      </w:r>
      <w:r w:rsidRPr="00561E42">
        <w:rPr>
          <w:i/>
          <w:iCs/>
        </w:rPr>
        <w:t xml:space="preserve">General and Comparative Endocrinology </w:t>
      </w:r>
      <w:r w:rsidRPr="00844389">
        <w:t>74(3):335–345.</w:t>
      </w:r>
    </w:p>
    <w:p w14:paraId="07404076" w14:textId="77777777" w:rsidR="00844389" w:rsidRPr="00844389" w:rsidRDefault="00844389" w:rsidP="00844389">
      <w:pPr>
        <w:pStyle w:val="Bibliography"/>
      </w:pPr>
      <w:r w:rsidRPr="00844389">
        <w:t>Yurk, H., and A. W. Trites. 2000. Experimental Attempts to Reduce Predation by Harbor Seals on Out‐Migrating Juvenile Salmonids.</w:t>
      </w:r>
      <w:r w:rsidRPr="00C51417">
        <w:rPr>
          <w:i/>
          <w:iCs/>
        </w:rPr>
        <w:t xml:space="preserve"> Transactions of the American Fisheries Society </w:t>
      </w:r>
      <w:r w:rsidRPr="00844389">
        <w:t>129(6):1360–1366.</w:t>
      </w:r>
    </w:p>
    <w:p w14:paraId="7F6FC5CC" w14:textId="7E7AEBBC" w:rsidR="001821C4" w:rsidRPr="00D37B11" w:rsidDel="001E5563" w:rsidRDefault="00F1649E" w:rsidP="001E5563">
      <w:pPr>
        <w:rPr>
          <w:del w:id="240" w:author="Matt Cheng" w:date="2022-01-19T10:34:00Z"/>
          <w:color w:val="202124"/>
          <w:highlight w:val="white"/>
        </w:rPr>
        <w:pPrChange w:id="241" w:author="Matt Cheng" w:date="2022-01-19T10:34:00Z">
          <w:pPr>
            <w:spacing w:line="480" w:lineRule="auto"/>
          </w:pPr>
        </w:pPrChange>
      </w:pPr>
      <w:r>
        <w:rPr>
          <w:highlight w:val="white"/>
        </w:rPr>
        <w:lastRenderedPageBreak/>
        <w:fldChar w:fldCharType="end"/>
      </w:r>
      <w:del w:id="242" w:author="Matt Cheng" w:date="2022-01-19T10:34:00Z">
        <w:r w:rsidR="00AA7450" w:rsidDel="001E5563">
          <w:rPr>
            <w:color w:val="000000"/>
          </w:rPr>
          <w:delText xml:space="preserve"> </w:delText>
        </w:r>
      </w:del>
    </w:p>
    <w:p w14:paraId="1D16CAD9" w14:textId="4C1544EB" w:rsidR="001821C4" w:rsidRDefault="001821C4" w:rsidP="001E5563">
      <w:pPr>
        <w:rPr>
          <w:ins w:id="243" w:author="Matt Cheng" w:date="2022-01-18T22:46:00Z"/>
          <w:color w:val="202124"/>
          <w:highlight w:val="white"/>
        </w:rPr>
        <w:pPrChange w:id="244" w:author="Matt Cheng" w:date="2022-01-19T10:34:00Z">
          <w:pPr>
            <w:spacing w:line="480" w:lineRule="auto"/>
          </w:pPr>
        </w:pPrChange>
      </w:pPr>
    </w:p>
    <w:p w14:paraId="4E120B79" w14:textId="2FF3414F" w:rsidR="001B4EBE" w:rsidRDefault="001B4EBE">
      <w:pPr>
        <w:pStyle w:val="Heading1"/>
        <w:rPr>
          <w:ins w:id="245" w:author="Matt Cheng" w:date="2022-01-18T22:43:00Z"/>
        </w:rPr>
        <w:pPrChange w:id="246" w:author="Matt Cheng" w:date="2022-01-18T22:44:00Z">
          <w:pPr>
            <w:spacing w:line="480" w:lineRule="auto"/>
            <w:jc w:val="center"/>
          </w:pPr>
        </w:pPrChange>
      </w:pPr>
      <w:bookmarkStart w:id="247" w:name="_Toc93441098"/>
      <w:ins w:id="248" w:author="Matt Cheng" w:date="2022-01-18T22:43:00Z">
        <w:r>
          <w:t>Figures</w:t>
        </w:r>
      </w:ins>
      <w:ins w:id="249" w:author="Matt Cheng" w:date="2022-01-18T22:44:00Z">
        <w:r>
          <w:t>:</w:t>
        </w:r>
      </w:ins>
      <w:bookmarkEnd w:id="247"/>
    </w:p>
    <w:p w14:paraId="44DF815B" w14:textId="1293E056" w:rsidR="00041BD2" w:rsidRPr="00D37B11" w:rsidRDefault="00041BD2" w:rsidP="00041BD2">
      <w:pPr>
        <w:spacing w:line="480" w:lineRule="auto"/>
        <w:jc w:val="center"/>
      </w:pPr>
      <w:r w:rsidRPr="00D37B11">
        <w:rPr>
          <w:noProof/>
        </w:rPr>
        <w:drawing>
          <wp:inline distT="114300" distB="114300" distL="114300" distR="114300" wp14:anchorId="340FBF56" wp14:editId="5B2C0C73">
            <wp:extent cx="4181475" cy="3272965"/>
            <wp:effectExtent l="0" t="0" r="0" b="0"/>
            <wp:docPr id="4" name="image2.png" descr="A picture containing map&#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2.png" descr="A picture containing map&#10;&#10;Description automatically generated"/>
                    <pic:cNvPicPr preferRelativeResize="0"/>
                  </pic:nvPicPr>
                  <pic:blipFill>
                    <a:blip r:embed="rId13"/>
                    <a:srcRect/>
                    <a:stretch>
                      <a:fillRect/>
                    </a:stretch>
                  </pic:blipFill>
                  <pic:spPr>
                    <a:xfrm>
                      <a:off x="0" y="0"/>
                      <a:ext cx="4181475" cy="3272965"/>
                    </a:xfrm>
                    <a:prstGeom prst="rect">
                      <a:avLst/>
                    </a:prstGeom>
                    <a:ln/>
                  </pic:spPr>
                </pic:pic>
              </a:graphicData>
            </a:graphic>
          </wp:inline>
        </w:drawing>
      </w:r>
    </w:p>
    <w:p w14:paraId="4D7246B7" w14:textId="110F75CA" w:rsidR="00041BD2" w:rsidRPr="00D37B11" w:rsidRDefault="00041BD2" w:rsidP="00041BD2">
      <w:pPr>
        <w:spacing w:line="480" w:lineRule="auto"/>
      </w:pPr>
      <w:commentRangeStart w:id="250"/>
      <w:commentRangeStart w:id="251"/>
      <w:r w:rsidRPr="00D37B11">
        <w:t>Figure 1. Map of Chilko Lake, British Columbia, Canada</w:t>
      </w:r>
      <w:ins w:id="252" w:author="Matt Cheng" w:date="2022-01-18T22:42:00Z">
        <w:r w:rsidR="004A53BF">
          <w:t xml:space="preserve"> </w:t>
        </w:r>
        <w:r w:rsidR="0012484D">
          <w:t>(</w:t>
        </w:r>
        <w:r w:rsidR="0012484D" w:rsidRPr="008138CF">
          <w:t>51° 17' 12.5448'' N</w:t>
        </w:r>
        <w:r w:rsidR="0012484D">
          <w:t xml:space="preserve">, </w:t>
        </w:r>
        <w:r w:rsidR="0012484D" w:rsidRPr="008138CF">
          <w:t>124° 4' 24.744'' W</w:t>
        </w:r>
        <w:r w:rsidR="0012484D">
          <w:t>)</w:t>
        </w:r>
      </w:ins>
      <w:r w:rsidRPr="00D37B11">
        <w:t xml:space="preserve">. Aerial image of the upper reaches of Chilko Lake shows the positions of where the DIDSON system was deployed from April 20 - 29th, 2016, during the smolt outmigration period. The red dot in the lower right inset represents the approximate position of where the study was conducted. The red square on the upper left inset denotes the location of Chilko Lake in North America. </w:t>
      </w:r>
      <w:commentRangeEnd w:id="250"/>
      <w:r w:rsidR="00E71BF0">
        <w:rPr>
          <w:rStyle w:val="CommentReference"/>
          <w:rFonts w:ascii="Arial" w:eastAsia="Arial" w:hAnsi="Arial" w:cs="Arial"/>
          <w:lang w:val="en"/>
        </w:rPr>
        <w:commentReference w:id="250"/>
      </w:r>
      <w:commentRangeEnd w:id="251"/>
      <w:r w:rsidR="00805230">
        <w:rPr>
          <w:rStyle w:val="CommentReference"/>
          <w:rFonts w:ascii="Arial" w:eastAsia="Arial" w:hAnsi="Arial" w:cs="Arial"/>
          <w:lang w:val="en"/>
        </w:rPr>
        <w:commentReference w:id="251"/>
      </w:r>
    </w:p>
    <w:p w14:paraId="2F9F9716" w14:textId="63305FAF" w:rsidR="00E71BF0" w:rsidRDefault="00E71BF0" w:rsidP="007D38FD">
      <w:pPr>
        <w:spacing w:line="480" w:lineRule="auto"/>
      </w:pPr>
    </w:p>
    <w:p w14:paraId="5A2DE35A" w14:textId="4818A9A8" w:rsidR="00E71BF0" w:rsidRDefault="00E71BF0" w:rsidP="007D38FD">
      <w:pPr>
        <w:spacing w:line="480" w:lineRule="auto"/>
      </w:pPr>
    </w:p>
    <w:p w14:paraId="75317100" w14:textId="77777777" w:rsidR="00E71BF0" w:rsidRDefault="00E71BF0" w:rsidP="007D38FD">
      <w:pPr>
        <w:spacing w:line="480" w:lineRule="auto"/>
      </w:pPr>
    </w:p>
    <w:p w14:paraId="55AE1387" w14:textId="333C8EC9" w:rsidR="00F7414A" w:rsidRDefault="00F7414A" w:rsidP="007D38FD">
      <w:pPr>
        <w:spacing w:line="480" w:lineRule="auto"/>
      </w:pPr>
    </w:p>
    <w:p w14:paraId="353E7DC7" w14:textId="5631C6FC" w:rsidR="00F7414A" w:rsidRDefault="00F7414A" w:rsidP="007D38FD">
      <w:pPr>
        <w:spacing w:line="480" w:lineRule="auto"/>
      </w:pPr>
    </w:p>
    <w:p w14:paraId="4EAB92E1" w14:textId="1CA5B5D7" w:rsidR="00F7414A" w:rsidDel="001E5563" w:rsidRDefault="00F7414A" w:rsidP="007D38FD">
      <w:pPr>
        <w:spacing w:line="480" w:lineRule="auto"/>
        <w:rPr>
          <w:del w:id="253" w:author="Matt Cheng" w:date="2022-01-19T10:34:00Z"/>
        </w:rPr>
      </w:pPr>
    </w:p>
    <w:p w14:paraId="1C3DB979" w14:textId="77777777" w:rsidR="00F7414A" w:rsidRPr="00D37B11" w:rsidRDefault="00F7414A" w:rsidP="007D38FD">
      <w:pPr>
        <w:spacing w:line="480" w:lineRule="auto"/>
      </w:pPr>
    </w:p>
    <w:p w14:paraId="25300394" w14:textId="7287A3E8" w:rsidR="007D38FD" w:rsidRPr="009E2329" w:rsidRDefault="007D38FD" w:rsidP="007D38FD">
      <w:pPr>
        <w:spacing w:line="480" w:lineRule="auto"/>
      </w:pPr>
      <w:commentRangeStart w:id="254"/>
      <w:r w:rsidRPr="00D37B11">
        <w:lastRenderedPageBreak/>
        <w:t xml:space="preserve">Table </w:t>
      </w:r>
      <w:commentRangeEnd w:id="254"/>
      <w:r w:rsidR="00EC29F9">
        <w:rPr>
          <w:rStyle w:val="CommentReference"/>
          <w:rFonts w:ascii="Arial" w:eastAsia="Arial" w:hAnsi="Arial" w:cs="Arial"/>
          <w:lang w:val="en"/>
        </w:rPr>
        <w:commentReference w:id="254"/>
      </w:r>
      <w:r w:rsidRPr="00D37B11">
        <w:t>1. Summary data for DIDSON deployments in Chilko Lake, British Columbia, Canada, from April 20 – 29, 2016 during a</w:t>
      </w:r>
      <w:r w:rsidR="00CF2CAD" w:rsidRPr="00D37B11">
        <w:t xml:space="preserve"> Sockeye Salmon</w:t>
      </w:r>
      <w:r w:rsidRPr="00D37B11">
        <w:t xml:space="preserve"> smolt outmigration period.</w:t>
      </w:r>
      <w:ins w:id="255" w:author="Matt Cheng" w:date="2022-01-18T20:48:00Z">
        <w:r w:rsidR="003835FE">
          <w:t xml:space="preserve"> The detection window</w:t>
        </w:r>
      </w:ins>
      <w:ins w:id="256" w:author="Matt Cheng" w:date="2022-01-18T20:49:00Z">
        <w:r w:rsidR="003835FE">
          <w:t xml:space="preserve"> area (m</w:t>
        </w:r>
        <w:r w:rsidR="009E2329">
          <w:rPr>
            <w:vertAlign w:val="superscript"/>
          </w:rPr>
          <w:t>2</w:t>
        </w:r>
        <w:r w:rsidR="009E2329">
          <w:t>) represents the area observed by the DIDSON.</w:t>
        </w:r>
      </w:ins>
      <w:ins w:id="257" w:author="Matt Cheng" w:date="2022-01-18T20:50:00Z">
        <w:r w:rsidR="00825A13">
          <w:t xml:space="preserve"> </w:t>
        </w:r>
      </w:ins>
      <w:ins w:id="258" w:author="Matt Cheng" w:date="2022-01-18T20:53:00Z">
        <w:r w:rsidR="00D52A24">
          <w:t xml:space="preserve">The total number of interactions are the sum of all interactions detected for a given </w:t>
        </w:r>
      </w:ins>
      <w:ins w:id="259" w:author="Matt Cheng" w:date="2022-01-18T20:59:00Z">
        <w:r w:rsidR="00F14DE3">
          <w:t>deployment</w:t>
        </w:r>
      </w:ins>
      <w:ins w:id="260" w:author="Matt Cheng" w:date="2022-01-18T20:53:00Z">
        <w:r w:rsidR="00D52A24">
          <w:t xml:space="preserve">. The total number of smolts per deployment </w:t>
        </w:r>
      </w:ins>
      <w:ins w:id="261" w:author="Matt Cheng" w:date="2022-01-18T20:56:00Z">
        <w:r w:rsidR="004471C4">
          <w:t xml:space="preserve">are the sum of smolt densities (estimated hourly) for a given night. </w:t>
        </w:r>
      </w:ins>
    </w:p>
    <w:tbl>
      <w:tblPr>
        <w:tblStyle w:val="PlainTable2"/>
        <w:tblW w:w="11160" w:type="dxa"/>
        <w:tblInd w:w="-810" w:type="dxa"/>
        <w:tblLook w:val="0620" w:firstRow="1" w:lastRow="0" w:firstColumn="0" w:lastColumn="0" w:noHBand="1" w:noVBand="1"/>
      </w:tblPr>
      <w:tblGrid>
        <w:gridCol w:w="1803"/>
        <w:gridCol w:w="936"/>
        <w:gridCol w:w="1149"/>
        <w:gridCol w:w="1430"/>
        <w:gridCol w:w="1430"/>
        <w:gridCol w:w="1430"/>
        <w:gridCol w:w="222"/>
        <w:gridCol w:w="1336"/>
        <w:gridCol w:w="1424"/>
      </w:tblGrid>
      <w:tr w:rsidR="00A07042" w:rsidRPr="00D37B11" w14:paraId="3EDA002B" w14:textId="1C9567B6" w:rsidTr="00DE6861">
        <w:trPr>
          <w:cnfStyle w:val="100000000000" w:firstRow="1" w:lastRow="0" w:firstColumn="0" w:lastColumn="0" w:oddVBand="0" w:evenVBand="0" w:oddHBand="0" w:evenHBand="0" w:firstRowFirstColumn="0" w:firstRowLastColumn="0" w:lastRowFirstColumn="0" w:lastRowLastColumn="0"/>
          <w:trHeight w:val="1058"/>
        </w:trPr>
        <w:tc>
          <w:tcPr>
            <w:tcW w:w="1443" w:type="dxa"/>
            <w:tcBorders>
              <w:top w:val="single" w:sz="12" w:space="0" w:color="auto"/>
              <w:bottom w:val="single" w:sz="12" w:space="0" w:color="auto"/>
            </w:tcBorders>
          </w:tcPr>
          <w:p w14:paraId="3E0604C1" w14:textId="21D23C3F" w:rsidR="00A07042" w:rsidRPr="004471C4" w:rsidRDefault="00A07042" w:rsidP="00C217E8">
            <w:pPr>
              <w:rPr>
                <w:b w:val="0"/>
                <w:bCs w:val="0"/>
              </w:rPr>
            </w:pPr>
            <w:del w:id="262" w:author="Matt Cheng" w:date="2022-01-18T20:59:00Z">
              <w:r w:rsidRPr="004471C4" w:rsidDel="004471C4">
                <w:rPr>
                  <w:b w:val="0"/>
                  <w:bCs w:val="0"/>
                </w:rPr>
                <w:delText>Site and date(s)</w:delText>
              </w:r>
            </w:del>
            <w:ins w:id="263" w:author="Matt Cheng" w:date="2022-01-18T20:59:00Z">
              <w:r w:rsidR="004471C4" w:rsidRPr="004471C4">
                <w:rPr>
                  <w:b w:val="0"/>
                  <w:bCs w:val="0"/>
                </w:rPr>
                <w:t>D</w:t>
              </w:r>
              <w:r w:rsidR="004471C4" w:rsidRPr="004471C4">
                <w:t>IDSON deployment (</w:t>
              </w:r>
              <w:r w:rsidR="004471C4" w:rsidRPr="004471C4">
                <w:rPr>
                  <w:b w:val="0"/>
                  <w:bCs w:val="0"/>
                </w:rPr>
                <w:t>S</w:t>
              </w:r>
              <w:r w:rsidR="004471C4" w:rsidRPr="004471C4">
                <w:t>ite and date)</w:t>
              </w:r>
            </w:ins>
          </w:p>
        </w:tc>
        <w:tc>
          <w:tcPr>
            <w:tcW w:w="936" w:type="dxa"/>
            <w:tcBorders>
              <w:top w:val="single" w:sz="12" w:space="0" w:color="auto"/>
              <w:bottom w:val="single" w:sz="12" w:space="0" w:color="auto"/>
            </w:tcBorders>
          </w:tcPr>
          <w:p w14:paraId="4CFB4F4B" w14:textId="77777777" w:rsidR="00A07042" w:rsidRPr="00D37B11" w:rsidRDefault="00A07042" w:rsidP="00C217E8">
            <w:pPr>
              <w:rPr>
                <w:b w:val="0"/>
                <w:bCs w:val="0"/>
              </w:rPr>
            </w:pPr>
            <w:r w:rsidRPr="00D37B11">
              <w:rPr>
                <w:b w:val="0"/>
                <w:bCs w:val="0"/>
              </w:rPr>
              <w:t>Hours of video footage</w:t>
            </w:r>
          </w:p>
        </w:tc>
        <w:tc>
          <w:tcPr>
            <w:tcW w:w="1149" w:type="dxa"/>
            <w:tcBorders>
              <w:top w:val="single" w:sz="12" w:space="0" w:color="auto"/>
              <w:bottom w:val="single" w:sz="12" w:space="0" w:color="auto"/>
            </w:tcBorders>
          </w:tcPr>
          <w:p w14:paraId="67EFFC09" w14:textId="2DF1450D" w:rsidR="00A07042" w:rsidRPr="00D37B11" w:rsidRDefault="00A07042" w:rsidP="00C217E8">
            <w:pPr>
              <w:rPr>
                <w:b w:val="0"/>
                <w:bCs w:val="0"/>
              </w:rPr>
            </w:pPr>
            <w:r w:rsidRPr="00D37B11">
              <w:rPr>
                <w:b w:val="0"/>
                <w:bCs w:val="0"/>
              </w:rPr>
              <w:t>Detection window area (m</w:t>
            </w:r>
            <w:r w:rsidRPr="00D37B11">
              <w:rPr>
                <w:b w:val="0"/>
                <w:bCs w:val="0"/>
                <w:vertAlign w:val="superscript"/>
              </w:rPr>
              <w:t>2</w:t>
            </w:r>
            <w:r w:rsidRPr="00D37B11">
              <w:rPr>
                <w:b w:val="0"/>
                <w:bCs w:val="0"/>
              </w:rPr>
              <w:t>)</w:t>
            </w:r>
          </w:p>
        </w:tc>
        <w:tc>
          <w:tcPr>
            <w:tcW w:w="1430" w:type="dxa"/>
            <w:tcBorders>
              <w:top w:val="single" w:sz="12" w:space="0" w:color="auto"/>
              <w:bottom w:val="single" w:sz="12" w:space="0" w:color="auto"/>
            </w:tcBorders>
          </w:tcPr>
          <w:p w14:paraId="16495561" w14:textId="59C7B22E" w:rsidR="00A07042" w:rsidRPr="00D37B11" w:rsidRDefault="00A07042" w:rsidP="000453B6">
            <w:r w:rsidRPr="00D37B11">
              <w:t xml:space="preserve">Average number of interactions </w:t>
            </w:r>
            <w:r w:rsidRPr="00D37B11">
              <w:rPr>
                <w:color w:val="202124"/>
                <w:shd w:val="clear" w:color="auto" w:fill="FFFFFF"/>
              </w:rPr>
              <w:t>± SD</w:t>
            </w:r>
          </w:p>
          <w:p w14:paraId="1068D357" w14:textId="165D34A5" w:rsidR="00A07042" w:rsidRPr="00D37B11" w:rsidRDefault="00A07042" w:rsidP="000453B6">
            <w:pPr>
              <w:rPr>
                <w:b w:val="0"/>
                <w:bCs w:val="0"/>
              </w:rPr>
            </w:pPr>
            <w:r w:rsidRPr="00D37B11">
              <w:rPr>
                <w:b w:val="0"/>
                <w:bCs w:val="0"/>
              </w:rPr>
              <w:t xml:space="preserve"> </w:t>
            </w:r>
            <w:r w:rsidRPr="00D37B11">
              <w:t>(m</w:t>
            </w:r>
            <w:r w:rsidRPr="00D37B11">
              <w:rPr>
                <w:vertAlign w:val="superscript"/>
              </w:rPr>
              <w:t>2</w:t>
            </w:r>
            <w:r w:rsidRPr="00D37B11">
              <w:t>)</w:t>
            </w:r>
          </w:p>
        </w:tc>
        <w:tc>
          <w:tcPr>
            <w:tcW w:w="1430" w:type="dxa"/>
            <w:tcBorders>
              <w:top w:val="single" w:sz="12" w:space="0" w:color="auto"/>
              <w:bottom w:val="single" w:sz="12" w:space="0" w:color="auto"/>
            </w:tcBorders>
          </w:tcPr>
          <w:p w14:paraId="208065BB" w14:textId="7AD671BB" w:rsidR="00A07042" w:rsidRPr="00D37B11" w:rsidRDefault="00A07042" w:rsidP="00C217E8">
            <w:pPr>
              <w:rPr>
                <w:b w:val="0"/>
                <w:bCs w:val="0"/>
              </w:rPr>
            </w:pPr>
            <w:r w:rsidRPr="00D37B11">
              <w:t>Minimum number of interactions (m</w:t>
            </w:r>
            <w:r w:rsidRPr="00D37B11">
              <w:rPr>
                <w:vertAlign w:val="superscript"/>
              </w:rPr>
              <w:t>2</w:t>
            </w:r>
            <w:r w:rsidRPr="00D37B11">
              <w:t>)</w:t>
            </w:r>
          </w:p>
        </w:tc>
        <w:tc>
          <w:tcPr>
            <w:tcW w:w="1430" w:type="dxa"/>
            <w:tcBorders>
              <w:top w:val="single" w:sz="12" w:space="0" w:color="auto"/>
              <w:bottom w:val="single" w:sz="12" w:space="0" w:color="auto"/>
            </w:tcBorders>
          </w:tcPr>
          <w:p w14:paraId="78CB8874" w14:textId="0FD6061A" w:rsidR="00A07042" w:rsidRPr="00D37B11" w:rsidRDefault="00A07042" w:rsidP="00C217E8">
            <w:pPr>
              <w:rPr>
                <w:b w:val="0"/>
                <w:bCs w:val="0"/>
              </w:rPr>
            </w:pPr>
            <w:r w:rsidRPr="00D37B11">
              <w:t>Maximum number of interactions (m</w:t>
            </w:r>
            <w:r w:rsidRPr="00D37B11">
              <w:rPr>
                <w:vertAlign w:val="superscript"/>
              </w:rPr>
              <w:t>2</w:t>
            </w:r>
            <w:r w:rsidRPr="00D37B11">
              <w:t>)</w:t>
            </w:r>
          </w:p>
        </w:tc>
        <w:tc>
          <w:tcPr>
            <w:tcW w:w="222" w:type="dxa"/>
            <w:tcBorders>
              <w:top w:val="single" w:sz="12" w:space="0" w:color="auto"/>
              <w:bottom w:val="single" w:sz="12" w:space="0" w:color="auto"/>
            </w:tcBorders>
          </w:tcPr>
          <w:p w14:paraId="2440258C" w14:textId="2B7DB3D6" w:rsidR="00A07042" w:rsidRPr="00D37B11" w:rsidRDefault="00A07042" w:rsidP="00C217E8">
            <w:pPr>
              <w:rPr>
                <w:b w:val="0"/>
                <w:bCs w:val="0"/>
              </w:rPr>
            </w:pPr>
          </w:p>
        </w:tc>
        <w:tc>
          <w:tcPr>
            <w:tcW w:w="1336" w:type="dxa"/>
            <w:tcBorders>
              <w:top w:val="single" w:sz="12" w:space="0" w:color="auto"/>
              <w:bottom w:val="single" w:sz="12" w:space="0" w:color="auto"/>
            </w:tcBorders>
          </w:tcPr>
          <w:p w14:paraId="2100D29E" w14:textId="1C4DB8BB" w:rsidR="00A07042" w:rsidRPr="00D37B11" w:rsidRDefault="00A07042" w:rsidP="00C217E8">
            <w:pPr>
              <w:rPr>
                <w:b w:val="0"/>
                <w:bCs w:val="0"/>
              </w:rPr>
            </w:pPr>
            <w:r w:rsidRPr="00D37B11">
              <w:rPr>
                <w:b w:val="0"/>
                <w:bCs w:val="0"/>
              </w:rPr>
              <w:t>Total number of interactions</w:t>
            </w:r>
          </w:p>
        </w:tc>
        <w:tc>
          <w:tcPr>
            <w:tcW w:w="1784" w:type="dxa"/>
            <w:tcBorders>
              <w:top w:val="single" w:sz="12" w:space="0" w:color="auto"/>
              <w:bottom w:val="single" w:sz="12" w:space="0" w:color="auto"/>
            </w:tcBorders>
          </w:tcPr>
          <w:p w14:paraId="2AB87E85" w14:textId="0431439D" w:rsidR="00A07042" w:rsidRPr="00D37B11" w:rsidRDefault="00A07042" w:rsidP="00C217E8">
            <w:pPr>
              <w:rPr>
                <w:b w:val="0"/>
                <w:bCs w:val="0"/>
              </w:rPr>
            </w:pPr>
            <w:r w:rsidRPr="00D37B11">
              <w:rPr>
                <w:b w:val="0"/>
                <w:bCs w:val="0"/>
              </w:rPr>
              <w:t>Total number of smolts per deployment</w:t>
            </w:r>
          </w:p>
        </w:tc>
      </w:tr>
      <w:tr w:rsidR="00A07042" w:rsidRPr="00D37B11" w14:paraId="4B8025D1" w14:textId="02DA8026" w:rsidTr="00DE6861">
        <w:trPr>
          <w:trHeight w:val="154"/>
        </w:trPr>
        <w:tc>
          <w:tcPr>
            <w:tcW w:w="1443" w:type="dxa"/>
            <w:tcBorders>
              <w:top w:val="single" w:sz="12" w:space="0" w:color="auto"/>
            </w:tcBorders>
          </w:tcPr>
          <w:p w14:paraId="4C455A85" w14:textId="77777777" w:rsidR="00A07042" w:rsidRPr="00D37B11" w:rsidRDefault="00A07042" w:rsidP="00C217E8">
            <w:r w:rsidRPr="00D37B11">
              <w:t>Upstream Fence April 20 – 21 2016</w:t>
            </w:r>
          </w:p>
        </w:tc>
        <w:tc>
          <w:tcPr>
            <w:tcW w:w="936" w:type="dxa"/>
            <w:tcBorders>
              <w:top w:val="single" w:sz="12" w:space="0" w:color="auto"/>
            </w:tcBorders>
          </w:tcPr>
          <w:p w14:paraId="11460E8C" w14:textId="77777777" w:rsidR="00A07042" w:rsidRPr="00D37B11" w:rsidRDefault="00A07042" w:rsidP="00C217E8">
            <w:r w:rsidRPr="00D37B11">
              <w:t>14</w:t>
            </w:r>
          </w:p>
        </w:tc>
        <w:tc>
          <w:tcPr>
            <w:tcW w:w="1149" w:type="dxa"/>
            <w:tcBorders>
              <w:top w:val="single" w:sz="12" w:space="0" w:color="auto"/>
            </w:tcBorders>
          </w:tcPr>
          <w:p w14:paraId="688B3CE3" w14:textId="6B84F6DF" w:rsidR="00A07042" w:rsidRPr="00D37B11" w:rsidRDefault="00A07042" w:rsidP="00C217E8">
            <w:r w:rsidRPr="00D37B11">
              <w:t>29.27</w:t>
            </w:r>
          </w:p>
          <w:p w14:paraId="583E7B97" w14:textId="3F0CC917" w:rsidR="00A07042" w:rsidRPr="00D37B11" w:rsidRDefault="00A07042" w:rsidP="00C217E8"/>
        </w:tc>
        <w:tc>
          <w:tcPr>
            <w:tcW w:w="1430" w:type="dxa"/>
            <w:tcBorders>
              <w:top w:val="single" w:sz="12" w:space="0" w:color="auto"/>
            </w:tcBorders>
          </w:tcPr>
          <w:p w14:paraId="08BD7C8D" w14:textId="20B4CDF7" w:rsidR="00A07042" w:rsidRPr="00D37B11" w:rsidRDefault="00A07042" w:rsidP="00C217E8">
            <w:r w:rsidRPr="00D37B11">
              <w:t>0.444±0.484</w:t>
            </w:r>
          </w:p>
        </w:tc>
        <w:tc>
          <w:tcPr>
            <w:tcW w:w="1430" w:type="dxa"/>
            <w:tcBorders>
              <w:top w:val="single" w:sz="12" w:space="0" w:color="auto"/>
            </w:tcBorders>
          </w:tcPr>
          <w:p w14:paraId="685FD8D4" w14:textId="534E5140" w:rsidR="00A07042" w:rsidRPr="00D37B11" w:rsidRDefault="00A07042" w:rsidP="00C217E8">
            <w:r w:rsidRPr="00D37B11">
              <w:t>0</w:t>
            </w:r>
          </w:p>
        </w:tc>
        <w:tc>
          <w:tcPr>
            <w:tcW w:w="1430" w:type="dxa"/>
            <w:tcBorders>
              <w:top w:val="single" w:sz="12" w:space="0" w:color="auto"/>
            </w:tcBorders>
          </w:tcPr>
          <w:p w14:paraId="400E3247" w14:textId="7E8FD9E4" w:rsidR="00A07042" w:rsidRPr="00D37B11" w:rsidRDefault="00A07042" w:rsidP="00C217E8">
            <w:r w:rsidRPr="00D37B11">
              <w:t>1.61</w:t>
            </w:r>
          </w:p>
        </w:tc>
        <w:tc>
          <w:tcPr>
            <w:tcW w:w="222" w:type="dxa"/>
            <w:tcBorders>
              <w:top w:val="single" w:sz="12" w:space="0" w:color="auto"/>
            </w:tcBorders>
          </w:tcPr>
          <w:p w14:paraId="6683ED9F" w14:textId="333EBBF5" w:rsidR="00A07042" w:rsidRPr="00D37B11" w:rsidRDefault="00A07042" w:rsidP="00C217E8"/>
        </w:tc>
        <w:tc>
          <w:tcPr>
            <w:tcW w:w="1336" w:type="dxa"/>
            <w:tcBorders>
              <w:top w:val="single" w:sz="12" w:space="0" w:color="auto"/>
            </w:tcBorders>
          </w:tcPr>
          <w:p w14:paraId="14E6106A" w14:textId="5B4D6B51" w:rsidR="00A07042" w:rsidRPr="00D37B11" w:rsidRDefault="00A07042" w:rsidP="00C217E8">
            <w:r w:rsidRPr="00D37B11">
              <w:t>364</w:t>
            </w:r>
          </w:p>
        </w:tc>
        <w:tc>
          <w:tcPr>
            <w:tcW w:w="1784" w:type="dxa"/>
            <w:tcBorders>
              <w:top w:val="single" w:sz="12" w:space="0" w:color="auto"/>
            </w:tcBorders>
          </w:tcPr>
          <w:p w14:paraId="1372DE64" w14:textId="2039F52B" w:rsidR="00A07042" w:rsidRPr="00D37B11" w:rsidRDefault="00A07042" w:rsidP="00C217E8">
            <w:r w:rsidRPr="00D37B11">
              <w:t>1,054,978</w:t>
            </w:r>
          </w:p>
        </w:tc>
      </w:tr>
      <w:tr w:rsidR="00A07042" w:rsidRPr="00D37B11" w14:paraId="1F4BC12C" w14:textId="38CA58BB" w:rsidTr="00DE6861">
        <w:trPr>
          <w:trHeight w:val="154"/>
        </w:trPr>
        <w:tc>
          <w:tcPr>
            <w:tcW w:w="1443" w:type="dxa"/>
          </w:tcPr>
          <w:p w14:paraId="0E378DC8" w14:textId="77777777" w:rsidR="00A07042" w:rsidRPr="00D37B11" w:rsidRDefault="00A07042" w:rsidP="00C217E8">
            <w:r w:rsidRPr="00D37B11">
              <w:t>Downstream Fence April 21 – 22 2016</w:t>
            </w:r>
          </w:p>
        </w:tc>
        <w:tc>
          <w:tcPr>
            <w:tcW w:w="936" w:type="dxa"/>
          </w:tcPr>
          <w:p w14:paraId="31749CA2" w14:textId="77777777" w:rsidR="00A07042" w:rsidRPr="00D37B11" w:rsidRDefault="00A07042" w:rsidP="00C217E8">
            <w:r w:rsidRPr="00D37B11">
              <w:t>14.5</w:t>
            </w:r>
          </w:p>
        </w:tc>
        <w:tc>
          <w:tcPr>
            <w:tcW w:w="1149" w:type="dxa"/>
          </w:tcPr>
          <w:p w14:paraId="6DB8F8A8" w14:textId="7D4A3B23" w:rsidR="00A07042" w:rsidRPr="00D37B11" w:rsidRDefault="00A07042" w:rsidP="00C217E8">
            <w:r w:rsidRPr="00D37B11">
              <w:t>29.27</w:t>
            </w:r>
          </w:p>
        </w:tc>
        <w:tc>
          <w:tcPr>
            <w:tcW w:w="1430" w:type="dxa"/>
          </w:tcPr>
          <w:p w14:paraId="04D491CF" w14:textId="6FA6F144" w:rsidR="00A07042" w:rsidRPr="00D37B11" w:rsidRDefault="00A07042" w:rsidP="00C217E8">
            <w:r w:rsidRPr="00D37B11">
              <w:t>0.062±0.924</w:t>
            </w:r>
          </w:p>
        </w:tc>
        <w:tc>
          <w:tcPr>
            <w:tcW w:w="1430" w:type="dxa"/>
          </w:tcPr>
          <w:p w14:paraId="7282BE34" w14:textId="77777777" w:rsidR="00A07042" w:rsidRPr="00D37B11" w:rsidRDefault="00A07042" w:rsidP="00C217E8">
            <w:r w:rsidRPr="00D37B11">
              <w:t>0</w:t>
            </w:r>
          </w:p>
          <w:p w14:paraId="69EA702A" w14:textId="77777777" w:rsidR="00A07042" w:rsidRPr="00D37B11" w:rsidRDefault="00A07042" w:rsidP="00C217E8"/>
        </w:tc>
        <w:tc>
          <w:tcPr>
            <w:tcW w:w="1430" w:type="dxa"/>
          </w:tcPr>
          <w:p w14:paraId="61DDDD6A" w14:textId="1CC7BE83" w:rsidR="00A07042" w:rsidRPr="00D37B11" w:rsidRDefault="00A07042" w:rsidP="00C217E8">
            <w:r w:rsidRPr="00D37B11">
              <w:t>0.376</w:t>
            </w:r>
          </w:p>
        </w:tc>
        <w:tc>
          <w:tcPr>
            <w:tcW w:w="222" w:type="dxa"/>
          </w:tcPr>
          <w:p w14:paraId="24A67A96" w14:textId="7BABB1E5" w:rsidR="00A07042" w:rsidRPr="00D37B11" w:rsidRDefault="00A07042" w:rsidP="00C217E8"/>
        </w:tc>
        <w:tc>
          <w:tcPr>
            <w:tcW w:w="1336" w:type="dxa"/>
          </w:tcPr>
          <w:p w14:paraId="66AF1480" w14:textId="22A7F2B3" w:rsidR="00A07042" w:rsidRPr="00D37B11" w:rsidRDefault="00A07042" w:rsidP="00C217E8">
            <w:r w:rsidRPr="00D37B11">
              <w:t>52</w:t>
            </w:r>
          </w:p>
        </w:tc>
        <w:tc>
          <w:tcPr>
            <w:tcW w:w="1784" w:type="dxa"/>
          </w:tcPr>
          <w:p w14:paraId="45BAC378" w14:textId="6F6C75C1" w:rsidR="00A07042" w:rsidRPr="00D37B11" w:rsidRDefault="00A07042" w:rsidP="00C217E8">
            <w:r w:rsidRPr="00D37B11">
              <w:t>1,082,198</w:t>
            </w:r>
          </w:p>
        </w:tc>
      </w:tr>
      <w:tr w:rsidR="00A07042" w:rsidRPr="00D37B11" w14:paraId="3F8EFFF8" w14:textId="28E99BA7" w:rsidTr="00DE6861">
        <w:trPr>
          <w:trHeight w:val="154"/>
        </w:trPr>
        <w:tc>
          <w:tcPr>
            <w:tcW w:w="1443" w:type="dxa"/>
          </w:tcPr>
          <w:p w14:paraId="383E787F" w14:textId="77777777" w:rsidR="00A07042" w:rsidRPr="00D37B11" w:rsidRDefault="00A07042" w:rsidP="00C217E8">
            <w:r w:rsidRPr="00D37B11">
              <w:t>Downstream Fence April 23 – 24 2016</w:t>
            </w:r>
          </w:p>
        </w:tc>
        <w:tc>
          <w:tcPr>
            <w:tcW w:w="936" w:type="dxa"/>
          </w:tcPr>
          <w:p w14:paraId="7EDA341F" w14:textId="77777777" w:rsidR="00A07042" w:rsidRPr="00D37B11" w:rsidRDefault="00A07042" w:rsidP="00C217E8">
            <w:r w:rsidRPr="00D37B11">
              <w:t>22</w:t>
            </w:r>
          </w:p>
        </w:tc>
        <w:tc>
          <w:tcPr>
            <w:tcW w:w="1149" w:type="dxa"/>
          </w:tcPr>
          <w:p w14:paraId="5D4E7F10" w14:textId="55A59BAB" w:rsidR="00A07042" w:rsidRPr="00D37B11" w:rsidRDefault="00A07042" w:rsidP="00C217E8">
            <w:r w:rsidRPr="00D37B11">
              <w:t>29.27</w:t>
            </w:r>
          </w:p>
        </w:tc>
        <w:tc>
          <w:tcPr>
            <w:tcW w:w="1430" w:type="dxa"/>
          </w:tcPr>
          <w:p w14:paraId="3E833C5E" w14:textId="35E4778A" w:rsidR="00A07042" w:rsidRPr="00D37B11" w:rsidRDefault="00A07042" w:rsidP="00C217E8">
            <w:r w:rsidRPr="00D37B11">
              <w:t>0.008±0.018</w:t>
            </w:r>
          </w:p>
        </w:tc>
        <w:tc>
          <w:tcPr>
            <w:tcW w:w="1430" w:type="dxa"/>
          </w:tcPr>
          <w:p w14:paraId="4BAFB398" w14:textId="18CABBB5" w:rsidR="00A07042" w:rsidRPr="00D37B11" w:rsidRDefault="00A07042" w:rsidP="00C217E8">
            <w:r w:rsidRPr="00D37B11">
              <w:t>0</w:t>
            </w:r>
          </w:p>
        </w:tc>
        <w:tc>
          <w:tcPr>
            <w:tcW w:w="1430" w:type="dxa"/>
          </w:tcPr>
          <w:p w14:paraId="2E89B911" w14:textId="348FC8AD" w:rsidR="00A07042" w:rsidRPr="00D37B11" w:rsidRDefault="00A07042" w:rsidP="00C217E8">
            <w:r w:rsidRPr="00D37B11">
              <w:t>0.068</w:t>
            </w:r>
          </w:p>
        </w:tc>
        <w:tc>
          <w:tcPr>
            <w:tcW w:w="222" w:type="dxa"/>
          </w:tcPr>
          <w:p w14:paraId="67FB75E6" w14:textId="17840367" w:rsidR="00A07042" w:rsidRPr="00D37B11" w:rsidRDefault="00A07042" w:rsidP="00C217E8"/>
        </w:tc>
        <w:tc>
          <w:tcPr>
            <w:tcW w:w="1336" w:type="dxa"/>
          </w:tcPr>
          <w:p w14:paraId="05B7054E" w14:textId="1A50DABC" w:rsidR="00A07042" w:rsidRPr="00D37B11" w:rsidRDefault="00A07042" w:rsidP="00C217E8">
            <w:r w:rsidRPr="00D37B11">
              <w:t>23</w:t>
            </w:r>
          </w:p>
        </w:tc>
        <w:tc>
          <w:tcPr>
            <w:tcW w:w="1784" w:type="dxa"/>
          </w:tcPr>
          <w:p w14:paraId="25050CF8" w14:textId="1E19F105" w:rsidR="00A07042" w:rsidRPr="00D37B11" w:rsidRDefault="00A07042" w:rsidP="00C217E8">
            <w:r w:rsidRPr="00D37B11">
              <w:t>5,339,320</w:t>
            </w:r>
          </w:p>
        </w:tc>
      </w:tr>
      <w:tr w:rsidR="00A07042" w:rsidRPr="00D37B11" w14:paraId="3921E1E4" w14:textId="4DCF3B84" w:rsidTr="00DE6861">
        <w:trPr>
          <w:trHeight w:val="84"/>
        </w:trPr>
        <w:tc>
          <w:tcPr>
            <w:tcW w:w="1443" w:type="dxa"/>
          </w:tcPr>
          <w:p w14:paraId="6BFE909A" w14:textId="77777777" w:rsidR="00A07042" w:rsidRPr="00D37B11" w:rsidRDefault="00A07042" w:rsidP="00C217E8">
            <w:r w:rsidRPr="00D37B11">
              <w:t>Narrows April 25 -26 2016</w:t>
            </w:r>
          </w:p>
        </w:tc>
        <w:tc>
          <w:tcPr>
            <w:tcW w:w="936" w:type="dxa"/>
          </w:tcPr>
          <w:p w14:paraId="7B5DCE1B" w14:textId="77777777" w:rsidR="00A07042" w:rsidRPr="00D37B11" w:rsidRDefault="00A07042" w:rsidP="00C217E8">
            <w:r w:rsidRPr="00D37B11">
              <w:t>5.5</w:t>
            </w:r>
          </w:p>
        </w:tc>
        <w:tc>
          <w:tcPr>
            <w:tcW w:w="1149" w:type="dxa"/>
          </w:tcPr>
          <w:p w14:paraId="2D70CFAF" w14:textId="588B5506" w:rsidR="00A07042" w:rsidRPr="00D37B11" w:rsidRDefault="00A07042" w:rsidP="00C217E8">
            <w:r w:rsidRPr="00D37B11">
              <w:t>29.27</w:t>
            </w:r>
          </w:p>
        </w:tc>
        <w:tc>
          <w:tcPr>
            <w:tcW w:w="1430" w:type="dxa"/>
          </w:tcPr>
          <w:p w14:paraId="779D78D4" w14:textId="0B1257FD" w:rsidR="00A07042" w:rsidRPr="00D37B11" w:rsidRDefault="00A07042" w:rsidP="00C217E8">
            <w:r w:rsidRPr="00D37B11">
              <w:t>0.016±0.023</w:t>
            </w:r>
          </w:p>
        </w:tc>
        <w:tc>
          <w:tcPr>
            <w:tcW w:w="1430" w:type="dxa"/>
          </w:tcPr>
          <w:p w14:paraId="6F3159EB" w14:textId="59C62ECB" w:rsidR="00A07042" w:rsidRPr="00D37B11" w:rsidRDefault="00A07042" w:rsidP="00C217E8">
            <w:r w:rsidRPr="00D37B11">
              <w:t>0</w:t>
            </w:r>
          </w:p>
        </w:tc>
        <w:tc>
          <w:tcPr>
            <w:tcW w:w="1430" w:type="dxa"/>
          </w:tcPr>
          <w:p w14:paraId="535384C8" w14:textId="22FE1031" w:rsidR="00A07042" w:rsidRPr="00D37B11" w:rsidRDefault="00A07042" w:rsidP="00C217E8">
            <w:r w:rsidRPr="00D37B11">
              <w:t>0.068</w:t>
            </w:r>
          </w:p>
        </w:tc>
        <w:tc>
          <w:tcPr>
            <w:tcW w:w="222" w:type="dxa"/>
          </w:tcPr>
          <w:p w14:paraId="16617B85" w14:textId="748D9BC3" w:rsidR="00A07042" w:rsidRPr="00D37B11" w:rsidRDefault="00A07042" w:rsidP="00C217E8"/>
        </w:tc>
        <w:tc>
          <w:tcPr>
            <w:tcW w:w="1336" w:type="dxa"/>
          </w:tcPr>
          <w:p w14:paraId="68713D7B" w14:textId="2AE40DA7" w:rsidR="00A07042" w:rsidRPr="00D37B11" w:rsidRDefault="00A07042" w:rsidP="00C217E8">
            <w:r w:rsidRPr="00D37B11">
              <w:t>5</w:t>
            </w:r>
          </w:p>
        </w:tc>
        <w:tc>
          <w:tcPr>
            <w:tcW w:w="1784" w:type="dxa"/>
          </w:tcPr>
          <w:p w14:paraId="222B245A" w14:textId="3EF51AA9" w:rsidR="00A07042" w:rsidRPr="00D37B11" w:rsidRDefault="00A07042" w:rsidP="00C217E8">
            <w:r w:rsidRPr="00D37B11">
              <w:t>26,000</w:t>
            </w:r>
          </w:p>
        </w:tc>
      </w:tr>
      <w:tr w:rsidR="00A07042" w:rsidRPr="00D37B11" w14:paraId="5F9FF231" w14:textId="6C1E4BA9" w:rsidTr="00DE6861">
        <w:trPr>
          <w:trHeight w:val="38"/>
        </w:trPr>
        <w:tc>
          <w:tcPr>
            <w:tcW w:w="1443" w:type="dxa"/>
          </w:tcPr>
          <w:p w14:paraId="63E3AB56" w14:textId="77777777" w:rsidR="00A07042" w:rsidRPr="00D37B11" w:rsidRDefault="00A07042" w:rsidP="00C217E8">
            <w:r w:rsidRPr="00D37B11">
              <w:t>Upstream Fence April 27 – 29 2016</w:t>
            </w:r>
          </w:p>
        </w:tc>
        <w:tc>
          <w:tcPr>
            <w:tcW w:w="936" w:type="dxa"/>
          </w:tcPr>
          <w:p w14:paraId="614097B7" w14:textId="77777777" w:rsidR="00A07042" w:rsidRPr="00D37B11" w:rsidRDefault="00A07042" w:rsidP="00C217E8">
            <w:r w:rsidRPr="00D37B11">
              <w:t>41.5</w:t>
            </w:r>
          </w:p>
        </w:tc>
        <w:tc>
          <w:tcPr>
            <w:tcW w:w="1149" w:type="dxa"/>
          </w:tcPr>
          <w:p w14:paraId="27EB9734" w14:textId="4BEEBDBB" w:rsidR="00A07042" w:rsidRPr="00D37B11" w:rsidRDefault="00A07042" w:rsidP="00C217E8">
            <w:r w:rsidRPr="00D37B11">
              <w:t>9.87</w:t>
            </w:r>
          </w:p>
        </w:tc>
        <w:tc>
          <w:tcPr>
            <w:tcW w:w="1430" w:type="dxa"/>
          </w:tcPr>
          <w:p w14:paraId="654B4E88" w14:textId="07BFF79A" w:rsidR="00A07042" w:rsidRPr="00D37B11" w:rsidRDefault="00A07042" w:rsidP="00C217E8">
            <w:r w:rsidRPr="00D37B11">
              <w:t>1.37±1.18</w:t>
            </w:r>
          </w:p>
        </w:tc>
        <w:tc>
          <w:tcPr>
            <w:tcW w:w="1430" w:type="dxa"/>
          </w:tcPr>
          <w:p w14:paraId="1510A747" w14:textId="6A8A9394" w:rsidR="00A07042" w:rsidRPr="00D37B11" w:rsidRDefault="00A07042" w:rsidP="00C217E8">
            <w:r w:rsidRPr="00D37B11">
              <w:t>0</w:t>
            </w:r>
          </w:p>
        </w:tc>
        <w:tc>
          <w:tcPr>
            <w:tcW w:w="1430" w:type="dxa"/>
          </w:tcPr>
          <w:p w14:paraId="3AEE098A" w14:textId="614C7D4A" w:rsidR="00A07042" w:rsidRPr="00D37B11" w:rsidRDefault="00A07042" w:rsidP="00C217E8">
            <w:r w:rsidRPr="00D37B11">
              <w:t>4.86</w:t>
            </w:r>
          </w:p>
        </w:tc>
        <w:tc>
          <w:tcPr>
            <w:tcW w:w="222" w:type="dxa"/>
          </w:tcPr>
          <w:p w14:paraId="20DC2409" w14:textId="4619C299" w:rsidR="00A07042" w:rsidRPr="00D37B11" w:rsidRDefault="00A07042" w:rsidP="00C217E8"/>
        </w:tc>
        <w:tc>
          <w:tcPr>
            <w:tcW w:w="1336" w:type="dxa"/>
          </w:tcPr>
          <w:p w14:paraId="3D24D98B" w14:textId="26DF360E" w:rsidR="00A07042" w:rsidRPr="00D37B11" w:rsidRDefault="00A07042" w:rsidP="00C217E8">
            <w:r w:rsidRPr="00D37B11">
              <w:t>1032</w:t>
            </w:r>
          </w:p>
        </w:tc>
        <w:tc>
          <w:tcPr>
            <w:tcW w:w="1784" w:type="dxa"/>
          </w:tcPr>
          <w:p w14:paraId="614990B9" w14:textId="7D9F9BF7" w:rsidR="00A07042" w:rsidRPr="00D37B11" w:rsidRDefault="00A07042" w:rsidP="00C217E8">
            <w:r w:rsidRPr="00D37B11">
              <w:t>2,041,534</w:t>
            </w:r>
          </w:p>
        </w:tc>
      </w:tr>
      <w:tr w:rsidR="00A07042" w:rsidRPr="00D37B11" w14:paraId="4BA5A985" w14:textId="5E41ECA3" w:rsidTr="00DE6861">
        <w:trPr>
          <w:trHeight w:val="53"/>
        </w:trPr>
        <w:tc>
          <w:tcPr>
            <w:tcW w:w="1443" w:type="dxa"/>
            <w:tcBorders>
              <w:bottom w:val="single" w:sz="12" w:space="0" w:color="auto"/>
            </w:tcBorders>
          </w:tcPr>
          <w:p w14:paraId="161B33EB" w14:textId="77777777" w:rsidR="00A07042" w:rsidRPr="00D37B11" w:rsidRDefault="00A07042" w:rsidP="00C217E8">
            <w:r w:rsidRPr="00D37B11">
              <w:t>Narrows April 29 2016</w:t>
            </w:r>
          </w:p>
        </w:tc>
        <w:tc>
          <w:tcPr>
            <w:tcW w:w="936" w:type="dxa"/>
            <w:tcBorders>
              <w:bottom w:val="single" w:sz="12" w:space="0" w:color="auto"/>
            </w:tcBorders>
          </w:tcPr>
          <w:p w14:paraId="18FF5938" w14:textId="77777777" w:rsidR="00A07042" w:rsidRPr="00D37B11" w:rsidRDefault="00A07042" w:rsidP="00C217E8">
            <w:r w:rsidRPr="00D37B11">
              <w:t>3.5</w:t>
            </w:r>
          </w:p>
        </w:tc>
        <w:tc>
          <w:tcPr>
            <w:tcW w:w="1149" w:type="dxa"/>
            <w:tcBorders>
              <w:bottom w:val="single" w:sz="12" w:space="0" w:color="auto"/>
            </w:tcBorders>
          </w:tcPr>
          <w:p w14:paraId="71A2F889" w14:textId="6FED4502" w:rsidR="00A07042" w:rsidRPr="00D37B11" w:rsidRDefault="00A07042" w:rsidP="00C217E8">
            <w:r w:rsidRPr="00D37B11">
              <w:t>29.27</w:t>
            </w:r>
          </w:p>
        </w:tc>
        <w:tc>
          <w:tcPr>
            <w:tcW w:w="1430" w:type="dxa"/>
            <w:tcBorders>
              <w:bottom w:val="single" w:sz="12" w:space="0" w:color="auto"/>
            </w:tcBorders>
          </w:tcPr>
          <w:p w14:paraId="258A6572" w14:textId="4E6F68A2" w:rsidR="00A07042" w:rsidRPr="00D37B11" w:rsidRDefault="00A07042" w:rsidP="00C217E8">
            <w:r w:rsidRPr="00D37B11">
              <w:t>0.015±0.039</w:t>
            </w:r>
          </w:p>
        </w:tc>
        <w:tc>
          <w:tcPr>
            <w:tcW w:w="1430" w:type="dxa"/>
            <w:tcBorders>
              <w:bottom w:val="single" w:sz="12" w:space="0" w:color="auto"/>
            </w:tcBorders>
          </w:tcPr>
          <w:p w14:paraId="4962929E" w14:textId="230DE625" w:rsidR="00A07042" w:rsidRPr="00D37B11" w:rsidRDefault="00A07042" w:rsidP="00C217E8">
            <w:r w:rsidRPr="00D37B11">
              <w:t>0</w:t>
            </w:r>
          </w:p>
        </w:tc>
        <w:tc>
          <w:tcPr>
            <w:tcW w:w="1430" w:type="dxa"/>
            <w:tcBorders>
              <w:bottom w:val="single" w:sz="12" w:space="0" w:color="auto"/>
            </w:tcBorders>
          </w:tcPr>
          <w:p w14:paraId="659F86D2" w14:textId="6742E45E" w:rsidR="00A07042" w:rsidRPr="00D37B11" w:rsidRDefault="00A07042" w:rsidP="00C217E8">
            <w:r w:rsidRPr="00D37B11">
              <w:t>0.102</w:t>
            </w:r>
          </w:p>
        </w:tc>
        <w:tc>
          <w:tcPr>
            <w:tcW w:w="222" w:type="dxa"/>
            <w:tcBorders>
              <w:bottom w:val="single" w:sz="12" w:space="0" w:color="auto"/>
            </w:tcBorders>
          </w:tcPr>
          <w:p w14:paraId="37FEA873" w14:textId="58F0B631" w:rsidR="00A07042" w:rsidRPr="00D37B11" w:rsidRDefault="00A07042" w:rsidP="00C217E8"/>
        </w:tc>
        <w:tc>
          <w:tcPr>
            <w:tcW w:w="1336" w:type="dxa"/>
            <w:tcBorders>
              <w:bottom w:val="single" w:sz="12" w:space="0" w:color="auto"/>
            </w:tcBorders>
          </w:tcPr>
          <w:p w14:paraId="13222DDB" w14:textId="5C297174" w:rsidR="00A07042" w:rsidRPr="00D37B11" w:rsidRDefault="00A07042" w:rsidP="00C217E8">
            <w:r w:rsidRPr="00D37B11">
              <w:t>3</w:t>
            </w:r>
          </w:p>
        </w:tc>
        <w:tc>
          <w:tcPr>
            <w:tcW w:w="1784" w:type="dxa"/>
            <w:tcBorders>
              <w:bottom w:val="single" w:sz="12" w:space="0" w:color="auto"/>
            </w:tcBorders>
          </w:tcPr>
          <w:p w14:paraId="2220047B" w14:textId="3D42C278" w:rsidR="00A07042" w:rsidRPr="00D37B11" w:rsidRDefault="00A07042" w:rsidP="00C217E8">
            <w:r w:rsidRPr="00D37B11">
              <w:t>NA</w:t>
            </w:r>
          </w:p>
        </w:tc>
      </w:tr>
    </w:tbl>
    <w:p w14:paraId="67A9968F" w14:textId="77777777" w:rsidR="007D38FD" w:rsidRPr="00D37B11" w:rsidRDefault="007D38FD" w:rsidP="00041BD2">
      <w:pPr>
        <w:spacing w:line="480" w:lineRule="auto"/>
      </w:pPr>
    </w:p>
    <w:p w14:paraId="5E8F8164" w14:textId="2172423B" w:rsidR="009F4246" w:rsidRDefault="009F4246" w:rsidP="009F4246">
      <w:pPr>
        <w:spacing w:line="480" w:lineRule="auto"/>
        <w:rPr>
          <w:color w:val="202124"/>
        </w:rPr>
      </w:pPr>
    </w:p>
    <w:p w14:paraId="37639758" w14:textId="1FDE6E9F" w:rsidR="00796D85" w:rsidRDefault="00796D85" w:rsidP="009F4246">
      <w:pPr>
        <w:spacing w:line="480" w:lineRule="auto"/>
        <w:rPr>
          <w:ins w:id="264" w:author="Matt Cheng" w:date="2022-01-19T10:32:00Z"/>
          <w:color w:val="202124"/>
        </w:rPr>
      </w:pPr>
    </w:p>
    <w:p w14:paraId="33469AC3" w14:textId="4098580F" w:rsidR="001B31E7" w:rsidRDefault="001B31E7" w:rsidP="009F4246">
      <w:pPr>
        <w:spacing w:line="480" w:lineRule="auto"/>
        <w:rPr>
          <w:ins w:id="265" w:author="Matt Cheng" w:date="2022-01-19T10:32:00Z"/>
          <w:color w:val="202124"/>
        </w:rPr>
      </w:pPr>
    </w:p>
    <w:p w14:paraId="2F7711BD" w14:textId="45011C7F" w:rsidR="001B31E7" w:rsidRDefault="001B31E7" w:rsidP="009F4246">
      <w:pPr>
        <w:spacing w:line="480" w:lineRule="auto"/>
        <w:rPr>
          <w:ins w:id="266" w:author="Matt Cheng" w:date="2022-01-19T10:32:00Z"/>
          <w:color w:val="202124"/>
        </w:rPr>
      </w:pPr>
    </w:p>
    <w:p w14:paraId="56AF055C" w14:textId="02AEE738" w:rsidR="001B31E7" w:rsidRDefault="001B31E7" w:rsidP="009F4246">
      <w:pPr>
        <w:spacing w:line="480" w:lineRule="auto"/>
        <w:rPr>
          <w:ins w:id="267" w:author="Matt Cheng" w:date="2022-01-19T10:32:00Z"/>
          <w:color w:val="202124"/>
        </w:rPr>
      </w:pPr>
    </w:p>
    <w:p w14:paraId="0AE90A2B" w14:textId="273EFE68" w:rsidR="001B31E7" w:rsidRDefault="001B31E7" w:rsidP="009F4246">
      <w:pPr>
        <w:spacing w:line="480" w:lineRule="auto"/>
        <w:rPr>
          <w:ins w:id="268" w:author="Matt Cheng" w:date="2022-01-19T10:32:00Z"/>
          <w:color w:val="202124"/>
        </w:rPr>
      </w:pPr>
    </w:p>
    <w:p w14:paraId="613AF3BD" w14:textId="77777777" w:rsidR="001B31E7" w:rsidRPr="00D37B11" w:rsidRDefault="001B31E7" w:rsidP="009F4246">
      <w:pPr>
        <w:spacing w:line="480" w:lineRule="auto"/>
        <w:rPr>
          <w:color w:val="202124"/>
        </w:rPr>
      </w:pPr>
    </w:p>
    <w:p w14:paraId="6A747F9D" w14:textId="37D9A53A" w:rsidR="002E445B" w:rsidRDefault="00E33EF9" w:rsidP="00A20DD7">
      <w:pPr>
        <w:spacing w:line="480" w:lineRule="auto"/>
        <w:jc w:val="center"/>
        <w:rPr>
          <w:ins w:id="269" w:author="Matt Cheng" w:date="2022-01-18T22:13:00Z"/>
          <w:color w:val="202124"/>
        </w:rPr>
        <w:pPrChange w:id="270" w:author="Matt Cheng" w:date="2022-01-19T10:32:00Z">
          <w:pPr>
            <w:spacing w:line="480" w:lineRule="auto"/>
          </w:pPr>
        </w:pPrChange>
      </w:pPr>
      <w:ins w:id="271" w:author="Matt Cheng" w:date="2022-01-19T10:32:00Z">
        <w:r>
          <w:rPr>
            <w:noProof/>
            <w:color w:val="202124"/>
          </w:rPr>
          <w:lastRenderedPageBreak/>
          <w:drawing>
            <wp:inline distT="0" distB="0" distL="0" distR="0" wp14:anchorId="33A46CED" wp14:editId="2A4921AF">
              <wp:extent cx="4572000" cy="4572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ins>
    </w:p>
    <w:p w14:paraId="426A6153" w14:textId="159AA684" w:rsidR="004219CF" w:rsidRPr="005A31B1" w:rsidRDefault="004B438C" w:rsidP="003E3586">
      <w:pPr>
        <w:spacing w:line="480" w:lineRule="auto"/>
        <w:rPr>
          <w:ins w:id="272" w:author="Matt Cheng" w:date="2022-01-18T22:17:00Z"/>
          <w:color w:val="0563C1" w:themeColor="hyperlink"/>
          <w:u w:val="single"/>
          <w:rPrChange w:id="273" w:author="Matt Cheng" w:date="2022-01-19T10:33:00Z">
            <w:rPr>
              <w:ins w:id="274" w:author="Matt Cheng" w:date="2022-01-18T22:17:00Z"/>
              <w:color w:val="202124"/>
              <w:highlight w:val="white"/>
            </w:rPr>
          </w:rPrChange>
        </w:rPr>
      </w:pPr>
      <w:ins w:id="275" w:author="Matt Cheng" w:date="2022-01-18T22:14:00Z">
        <w:r w:rsidRPr="00D37B11">
          <w:rPr>
            <w:color w:val="202124"/>
            <w:highlight w:val="white"/>
          </w:rPr>
          <w:t xml:space="preserve">Figure </w:t>
        </w:r>
        <w:r>
          <w:rPr>
            <w:color w:val="202124"/>
            <w:highlight w:val="white"/>
          </w:rPr>
          <w:t>2</w:t>
        </w:r>
        <w:r w:rsidRPr="00D37B11">
          <w:rPr>
            <w:color w:val="202124"/>
            <w:highlight w:val="white"/>
          </w:rPr>
          <w:t xml:space="preserve">. </w:t>
        </w:r>
        <w:commentRangeStart w:id="276"/>
        <w:commentRangeStart w:id="277"/>
        <w:r w:rsidRPr="00D37B11">
          <w:rPr>
            <w:color w:val="202124"/>
            <w:highlight w:val="white"/>
          </w:rPr>
          <w:t xml:space="preserve">Total </w:t>
        </w:r>
        <w:commentRangeEnd w:id="276"/>
        <w:r>
          <w:rPr>
            <w:rStyle w:val="CommentReference"/>
            <w:rFonts w:ascii="Arial" w:eastAsia="Arial" w:hAnsi="Arial" w:cs="Arial"/>
            <w:lang w:val="en"/>
          </w:rPr>
          <w:commentReference w:id="276"/>
        </w:r>
        <w:commentRangeEnd w:id="277"/>
        <w:r>
          <w:rPr>
            <w:rStyle w:val="CommentReference"/>
            <w:rFonts w:ascii="Arial" w:eastAsia="Arial" w:hAnsi="Arial" w:cs="Arial"/>
            <w:lang w:val="en"/>
          </w:rPr>
          <w:commentReference w:id="277"/>
        </w:r>
        <w:r w:rsidR="009C77B1">
          <w:rPr>
            <w:color w:val="202124"/>
            <w:highlight w:val="white"/>
          </w:rPr>
          <w:t>reactions</w:t>
        </w:r>
        <w:r w:rsidRPr="00D37B11">
          <w:rPr>
            <w:color w:val="202124"/>
            <w:highlight w:val="white"/>
          </w:rPr>
          <w:t xml:space="preserve"> </w:t>
        </w:r>
        <w:r w:rsidR="004219CF">
          <w:rPr>
            <w:color w:val="202124"/>
            <w:highlight w:val="white"/>
          </w:rPr>
          <w:t>(m</w:t>
        </w:r>
        <w:r w:rsidR="004219CF">
          <w:rPr>
            <w:color w:val="202124"/>
            <w:highlight w:val="white"/>
            <w:vertAlign w:val="superscript"/>
          </w:rPr>
          <w:t>-2</w:t>
        </w:r>
      </w:ins>
      <w:ins w:id="278" w:author="Matt Cheng" w:date="2022-01-18T22:15:00Z">
        <w:r w:rsidR="004219CF">
          <w:rPr>
            <w:color w:val="202124"/>
            <w:highlight w:val="white"/>
          </w:rPr>
          <w:t xml:space="preserve">) across 30-minute intervals </w:t>
        </w:r>
      </w:ins>
      <w:ins w:id="279" w:author="Matt Cheng" w:date="2022-01-18T22:21:00Z">
        <w:r w:rsidR="00576637">
          <w:rPr>
            <w:color w:val="202124"/>
            <w:highlight w:val="white"/>
          </w:rPr>
          <w:t>detected</w:t>
        </w:r>
      </w:ins>
      <w:ins w:id="280" w:author="Matt Cheng" w:date="2022-01-18T22:15:00Z">
        <w:r w:rsidR="004219CF" w:rsidRPr="00D37B11">
          <w:rPr>
            <w:color w:val="202124"/>
            <w:highlight w:val="white"/>
          </w:rPr>
          <w:t xml:space="preserve"> between Bull Trout and smolts</w:t>
        </w:r>
      </w:ins>
      <w:ins w:id="281" w:author="Matt Cheng" w:date="2022-01-18T22:17:00Z">
        <w:r w:rsidR="003573B7">
          <w:rPr>
            <w:color w:val="202124"/>
            <w:highlight w:val="white"/>
          </w:rPr>
          <w:t xml:space="preserve"> throughout all DIDSON deployments.</w:t>
        </w:r>
      </w:ins>
      <w:ins w:id="282" w:author="Matt Cheng" w:date="2022-01-18T22:20:00Z">
        <w:r w:rsidR="00DD0C3E">
          <w:rPr>
            <w:color w:val="202124"/>
            <w:highlight w:val="white"/>
          </w:rPr>
          <w:t xml:space="preserve"> Observations were made </w:t>
        </w:r>
      </w:ins>
      <w:ins w:id="283" w:author="Matt Cheng" w:date="2022-01-18T22:21:00Z">
        <w:r w:rsidR="00791A07">
          <w:rPr>
            <w:color w:val="202124"/>
            <w:highlight w:val="white"/>
          </w:rPr>
          <w:t xml:space="preserve">across diel </w:t>
        </w:r>
      </w:ins>
      <w:ins w:id="284" w:author="Matt Cheng" w:date="2022-01-18T22:22:00Z">
        <w:r w:rsidR="00A708D7">
          <w:rPr>
            <w:color w:val="202124"/>
            <w:highlight w:val="white"/>
          </w:rPr>
          <w:t>cycles</w:t>
        </w:r>
      </w:ins>
      <w:ins w:id="285" w:author="Matt Cheng" w:date="2022-01-18T22:21:00Z">
        <w:r w:rsidR="00791A07">
          <w:rPr>
            <w:color w:val="202124"/>
            <w:highlight w:val="white"/>
          </w:rPr>
          <w:t xml:space="preserve"> (</w:t>
        </w:r>
      </w:ins>
      <w:ins w:id="286" w:author="Matt Cheng" w:date="2022-01-18T22:22:00Z">
        <w:r w:rsidR="00791A07">
          <w:rPr>
            <w:color w:val="202124"/>
            <w:highlight w:val="white"/>
          </w:rPr>
          <w:t>Day</w:t>
        </w:r>
      </w:ins>
      <w:ins w:id="287" w:author="Matt Cheng" w:date="2022-01-19T10:12:00Z">
        <w:r w:rsidR="00870BBE">
          <w:rPr>
            <w:color w:val="202124"/>
            <w:highlight w:val="white"/>
          </w:rPr>
          <w:t>time</w:t>
        </w:r>
      </w:ins>
      <w:ins w:id="288" w:author="Matt Cheng" w:date="2022-01-18T22:21:00Z">
        <w:r w:rsidR="00791A07">
          <w:rPr>
            <w:color w:val="202124"/>
            <w:highlight w:val="white"/>
          </w:rPr>
          <w:t>: n =</w:t>
        </w:r>
      </w:ins>
      <w:ins w:id="289" w:author="Matt Cheng" w:date="2022-01-18T22:22:00Z">
        <w:r w:rsidR="009F23F0">
          <w:rPr>
            <w:color w:val="202124"/>
            <w:highlight w:val="white"/>
          </w:rPr>
          <w:t xml:space="preserve"> 116; Night</w:t>
        </w:r>
      </w:ins>
      <w:ins w:id="290" w:author="Matt Cheng" w:date="2022-01-19T10:12:00Z">
        <w:r w:rsidR="00D102B3">
          <w:rPr>
            <w:color w:val="202124"/>
            <w:highlight w:val="white"/>
          </w:rPr>
          <w:t>time</w:t>
        </w:r>
      </w:ins>
      <w:ins w:id="291" w:author="Matt Cheng" w:date="2022-01-18T22:22:00Z">
        <w:r w:rsidR="009F23F0">
          <w:rPr>
            <w:color w:val="202124"/>
            <w:highlight w:val="white"/>
          </w:rPr>
          <w:t>: n = 86)</w:t>
        </w:r>
      </w:ins>
      <w:ins w:id="292" w:author="Matt Cheng" w:date="2022-01-19T10:03:00Z">
        <w:r w:rsidR="009737C5">
          <w:rPr>
            <w:color w:val="202124"/>
            <w:highlight w:val="white"/>
          </w:rPr>
          <w:t xml:space="preserve">. </w:t>
        </w:r>
        <w:r w:rsidR="00C33BB6">
          <w:rPr>
            <w:color w:val="202124"/>
            <w:highlight w:val="white"/>
          </w:rPr>
          <w:t>Daylight</w:t>
        </w:r>
      </w:ins>
      <w:ins w:id="293" w:author="Matt Cheng" w:date="2022-01-18T22:23:00Z">
        <w:r w:rsidR="00A708D7">
          <w:rPr>
            <w:color w:val="202124"/>
            <w:highlight w:val="white"/>
          </w:rPr>
          <w:t xml:space="preserve"> and </w:t>
        </w:r>
      </w:ins>
      <w:ins w:id="294" w:author="Matt Cheng" w:date="2022-01-18T22:24:00Z">
        <w:r w:rsidR="00904DB2">
          <w:rPr>
            <w:color w:val="202124"/>
            <w:highlight w:val="white"/>
          </w:rPr>
          <w:t>nighttime</w:t>
        </w:r>
      </w:ins>
      <w:ins w:id="295" w:author="Matt Cheng" w:date="2022-01-18T22:23:00Z">
        <w:r w:rsidR="00A708D7">
          <w:rPr>
            <w:color w:val="202124"/>
            <w:highlight w:val="white"/>
          </w:rPr>
          <w:t xml:space="preserve"> hours </w:t>
        </w:r>
      </w:ins>
      <w:ins w:id="296" w:author="Matt Cheng" w:date="2022-01-19T10:03:00Z">
        <w:r w:rsidR="001421E8">
          <w:rPr>
            <w:color w:val="202124"/>
            <w:highlight w:val="white"/>
          </w:rPr>
          <w:t xml:space="preserve">were determined </w:t>
        </w:r>
      </w:ins>
      <w:ins w:id="297" w:author="Matt Cheng" w:date="2022-01-18T22:23:00Z">
        <w:r w:rsidR="00A708D7">
          <w:rPr>
            <w:color w:val="202124"/>
            <w:highlight w:val="white"/>
          </w:rPr>
          <w:t>via</w:t>
        </w:r>
        <w:r w:rsidR="003E3586">
          <w:rPr>
            <w:color w:val="202124"/>
          </w:rPr>
          <w:t xml:space="preserve"> </w:t>
        </w:r>
        <w:r w:rsidR="002C64E2">
          <w:fldChar w:fldCharType="begin"/>
        </w:r>
        <w:r w:rsidR="002C64E2">
          <w:instrText xml:space="preserve"> HYPERLINK "</w:instrText>
        </w:r>
      </w:ins>
      <w:ins w:id="298" w:author="Matt Cheng" w:date="2022-01-18T22:18:00Z">
        <w:r w:rsidR="002C64E2" w:rsidRPr="002C64E2">
          <w:rPr>
            <w:rPrChange w:id="299" w:author="Matt Cheng" w:date="2022-01-18T22:23:00Z">
              <w:rPr>
                <w:rStyle w:val="Hyperlink"/>
              </w:rPr>
            </w:rPrChange>
          </w:rPr>
          <w:instrText>https://www.timeanddate.com/</w:instrText>
        </w:r>
      </w:ins>
      <w:ins w:id="300" w:author="Matt Cheng" w:date="2022-01-18T22:23:00Z">
        <w:r w:rsidR="002C64E2">
          <w:instrText xml:space="preserve">" </w:instrText>
        </w:r>
        <w:r w:rsidR="002C64E2">
          <w:fldChar w:fldCharType="separate"/>
        </w:r>
      </w:ins>
      <w:ins w:id="301" w:author="Matt Cheng" w:date="2022-01-18T22:18:00Z">
        <w:r w:rsidR="002C64E2" w:rsidRPr="002C64E2">
          <w:rPr>
            <w:rStyle w:val="Hyperlink"/>
          </w:rPr>
          <w:t>https://www.timeanddate.com/</w:t>
        </w:r>
      </w:ins>
      <w:ins w:id="302" w:author="Matt Cheng" w:date="2022-01-18T22:23:00Z">
        <w:r w:rsidR="002C64E2">
          <w:fldChar w:fldCharType="end"/>
        </w:r>
      </w:ins>
      <w:ins w:id="303" w:author="Matt Cheng" w:date="2022-01-18T22:18:00Z">
        <w:r w:rsidR="00501C7B">
          <w:rPr>
            <w:rStyle w:val="Hyperlink"/>
          </w:rPr>
          <w:t xml:space="preserve">. </w:t>
        </w:r>
      </w:ins>
      <w:ins w:id="304" w:author="Matt Cheng" w:date="2022-01-19T10:32:00Z">
        <w:r w:rsidR="001B31E7">
          <w:rPr>
            <w:rStyle w:val="Hyperlink"/>
          </w:rPr>
          <w:t>Results from the Wilcoxon</w:t>
        </w:r>
      </w:ins>
      <w:ins w:id="305" w:author="Matt Cheng" w:date="2022-01-19T10:33:00Z">
        <w:r w:rsidR="001B31E7">
          <w:rPr>
            <w:rStyle w:val="Hyperlink"/>
          </w:rPr>
          <w:t xml:space="preserve"> rank sum test are </w:t>
        </w:r>
        <w:r w:rsidR="008B209D">
          <w:rPr>
            <w:rStyle w:val="Hyperlink"/>
          </w:rPr>
          <w:t xml:space="preserve">displayed on the left upper corner. </w:t>
        </w:r>
      </w:ins>
      <w:ins w:id="306" w:author="Matt Cheng" w:date="2022-01-18T22:24:00Z">
        <w:r w:rsidR="0084588C">
          <w:rPr>
            <w:rStyle w:val="Hyperlink"/>
          </w:rPr>
          <w:t xml:space="preserve">Points are jittered </w:t>
        </w:r>
      </w:ins>
      <w:ins w:id="307" w:author="Matt Cheng" w:date="2022-01-19T10:34:00Z">
        <w:r w:rsidR="002B0B35">
          <w:rPr>
            <w:rStyle w:val="Hyperlink"/>
          </w:rPr>
          <w:t>horizontally</w:t>
        </w:r>
        <w:r w:rsidR="00D67AA3">
          <w:rPr>
            <w:rStyle w:val="Hyperlink"/>
          </w:rPr>
          <w:t xml:space="preserve"> </w:t>
        </w:r>
      </w:ins>
      <w:ins w:id="308" w:author="Matt Cheng" w:date="2022-01-18T22:24:00Z">
        <w:r w:rsidR="0084588C">
          <w:rPr>
            <w:rStyle w:val="Hyperlink"/>
          </w:rPr>
          <w:t xml:space="preserve">for visibility. </w:t>
        </w:r>
      </w:ins>
      <w:ins w:id="309" w:author="Matt Cheng" w:date="2022-01-18T22:19:00Z">
        <w:r w:rsidR="00DD0C3E">
          <w:rPr>
            <w:rStyle w:val="Hyperlink"/>
          </w:rPr>
          <w:t>The lines in the middle of the boxplots indicate the median, and the left and right edges represent the 25</w:t>
        </w:r>
        <w:r w:rsidR="00DD0C3E" w:rsidRPr="00DD0C3E">
          <w:rPr>
            <w:rStyle w:val="Hyperlink"/>
            <w:vertAlign w:val="superscript"/>
            <w:rPrChange w:id="310" w:author="Matt Cheng" w:date="2022-01-18T22:19:00Z">
              <w:rPr>
                <w:rStyle w:val="Hyperlink"/>
              </w:rPr>
            </w:rPrChange>
          </w:rPr>
          <w:t>th</w:t>
        </w:r>
        <w:r w:rsidR="00DD0C3E">
          <w:rPr>
            <w:rStyle w:val="Hyperlink"/>
          </w:rPr>
          <w:t xml:space="preserve"> and 75</w:t>
        </w:r>
        <w:r w:rsidR="00DD0C3E" w:rsidRPr="00DD0C3E">
          <w:rPr>
            <w:rStyle w:val="Hyperlink"/>
            <w:vertAlign w:val="superscript"/>
            <w:rPrChange w:id="311" w:author="Matt Cheng" w:date="2022-01-18T22:19:00Z">
              <w:rPr>
                <w:rStyle w:val="Hyperlink"/>
              </w:rPr>
            </w:rPrChange>
          </w:rPr>
          <w:t>th</w:t>
        </w:r>
        <w:r w:rsidR="00DD0C3E">
          <w:rPr>
            <w:rStyle w:val="Hyperlink"/>
          </w:rPr>
          <w:t xml:space="preserve"> percentiles respectively</w:t>
        </w:r>
      </w:ins>
      <w:ins w:id="312" w:author="Matt Cheng" w:date="2022-01-18T22:20:00Z">
        <w:r w:rsidR="00DD0C3E">
          <w:rPr>
            <w:rStyle w:val="Hyperlink"/>
          </w:rPr>
          <w:t>. Whiskers represent 1.5-times the interquartile range.</w:t>
        </w:r>
      </w:ins>
    </w:p>
    <w:p w14:paraId="562D151E" w14:textId="18BF23EA" w:rsidR="003573B7" w:rsidRDefault="003573B7" w:rsidP="004B438C">
      <w:pPr>
        <w:spacing w:line="480" w:lineRule="auto"/>
        <w:rPr>
          <w:ins w:id="313" w:author="Matt Cheng" w:date="2022-01-18T22:17:00Z"/>
          <w:color w:val="202124"/>
          <w:highlight w:val="white"/>
        </w:rPr>
      </w:pPr>
    </w:p>
    <w:p w14:paraId="0277E7AF" w14:textId="54C0266E" w:rsidR="002E445B" w:rsidRDefault="002E445B" w:rsidP="009F4246">
      <w:pPr>
        <w:spacing w:line="480" w:lineRule="auto"/>
        <w:rPr>
          <w:ins w:id="314" w:author="Matt Cheng" w:date="2022-01-18T22:13:00Z"/>
          <w:color w:val="202124"/>
        </w:rPr>
      </w:pPr>
    </w:p>
    <w:p w14:paraId="65BCC8D1" w14:textId="59B6DF57" w:rsidR="00127210" w:rsidRPr="00D37B11" w:rsidRDefault="00B0209F" w:rsidP="009F4246">
      <w:pPr>
        <w:spacing w:line="480" w:lineRule="auto"/>
        <w:rPr>
          <w:color w:val="202124"/>
          <w:highlight w:val="white"/>
        </w:rPr>
      </w:pPr>
      <w:commentRangeStart w:id="315"/>
      <w:commentRangeEnd w:id="315"/>
      <w:ins w:id="316" w:author="Matt Cheng" w:date="2022-01-18T20:45:00Z">
        <w:r>
          <w:rPr>
            <w:rStyle w:val="CommentReference"/>
            <w:rFonts w:ascii="Arial" w:eastAsia="Arial" w:hAnsi="Arial" w:cs="Arial"/>
            <w:lang w:val="en"/>
          </w:rPr>
          <w:lastRenderedPageBreak/>
          <w:commentReference w:id="315"/>
        </w:r>
      </w:ins>
      <w:ins w:id="317" w:author="Matt Cheng" w:date="2022-01-19T10:21:00Z">
        <w:r w:rsidR="00734532">
          <w:rPr>
            <w:noProof/>
            <w:color w:val="202124"/>
          </w:rPr>
          <w:drawing>
            <wp:inline distT="0" distB="0" distL="0" distR="0" wp14:anchorId="57A2F1FB" wp14:editId="6B0BDE97">
              <wp:extent cx="5943600" cy="31699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5943600" cy="3169920"/>
                      </a:xfrm>
                      <a:prstGeom prst="rect">
                        <a:avLst/>
                      </a:prstGeom>
                    </pic:spPr>
                  </pic:pic>
                </a:graphicData>
              </a:graphic>
            </wp:inline>
          </w:drawing>
        </w:r>
      </w:ins>
      <w:commentRangeStart w:id="318"/>
      <w:del w:id="319" w:author="Matt Cheng" w:date="2022-01-18T20:44:00Z">
        <w:r w:rsidR="009F4246" w:rsidRPr="00D37B11" w:rsidDel="00B0209F">
          <w:rPr>
            <w:noProof/>
            <w:color w:val="202124"/>
          </w:rPr>
          <w:drawing>
            <wp:inline distT="0" distB="0" distL="0" distR="0" wp14:anchorId="7AF87DE0" wp14:editId="6FC0C0EE">
              <wp:extent cx="5943600" cy="3524885"/>
              <wp:effectExtent l="0" t="0" r="0" b="5715"/>
              <wp:docPr id="5" name="Picture 5"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ot_zoom_png.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524885"/>
                      </a:xfrm>
                      <a:prstGeom prst="rect">
                        <a:avLst/>
                      </a:prstGeom>
                    </pic:spPr>
                  </pic:pic>
                </a:graphicData>
              </a:graphic>
            </wp:inline>
          </w:drawing>
        </w:r>
      </w:del>
      <w:commentRangeEnd w:id="318"/>
      <w:r w:rsidR="00A56F14">
        <w:rPr>
          <w:rStyle w:val="CommentReference"/>
          <w:rFonts w:ascii="Arial" w:eastAsia="Arial" w:hAnsi="Arial" w:cs="Arial"/>
          <w:lang w:val="en"/>
        </w:rPr>
        <w:commentReference w:id="318"/>
      </w:r>
    </w:p>
    <w:p w14:paraId="7F4E53F9" w14:textId="7B63511D" w:rsidR="009F4246" w:rsidRPr="00D37B11" w:rsidRDefault="009F4246" w:rsidP="009F4246">
      <w:pPr>
        <w:spacing w:line="480" w:lineRule="auto"/>
        <w:rPr>
          <w:color w:val="202124"/>
          <w:highlight w:val="white"/>
        </w:rPr>
      </w:pPr>
      <w:r w:rsidRPr="00D37B11">
        <w:rPr>
          <w:color w:val="202124"/>
          <w:highlight w:val="white"/>
        </w:rPr>
        <w:t xml:space="preserve">Figure </w:t>
      </w:r>
      <w:ins w:id="320" w:author="Matt Cheng" w:date="2022-01-18T22:13:00Z">
        <w:r w:rsidR="00E13220">
          <w:rPr>
            <w:color w:val="202124"/>
            <w:highlight w:val="white"/>
          </w:rPr>
          <w:t>3</w:t>
        </w:r>
      </w:ins>
      <w:del w:id="321" w:author="Matt Cheng" w:date="2022-01-18T22:13:00Z">
        <w:r w:rsidRPr="00D37B11" w:rsidDel="00E13220">
          <w:rPr>
            <w:color w:val="202124"/>
            <w:highlight w:val="white"/>
          </w:rPr>
          <w:delText>2</w:delText>
        </w:r>
      </w:del>
      <w:r w:rsidRPr="00D37B11">
        <w:rPr>
          <w:color w:val="202124"/>
          <w:highlight w:val="white"/>
        </w:rPr>
        <w:t>. The number of interactions per m</w:t>
      </w:r>
      <w:r w:rsidRPr="00D37B11">
        <w:rPr>
          <w:color w:val="202124"/>
          <w:highlight w:val="white"/>
          <w:vertAlign w:val="superscript"/>
        </w:rPr>
        <w:t>2</w:t>
      </w:r>
      <w:r w:rsidRPr="00D37B11">
        <w:rPr>
          <w:color w:val="202124"/>
          <w:highlight w:val="white"/>
        </w:rPr>
        <w:t xml:space="preserve"> </w:t>
      </w:r>
      <w:ins w:id="322" w:author="Matt Cheng" w:date="2022-01-19T10:18:00Z">
        <w:r w:rsidR="00A5358B">
          <w:rPr>
            <w:color w:val="202124"/>
            <w:highlight w:val="white"/>
          </w:rPr>
          <w:t>and per unit-time (30 minutes)</w:t>
        </w:r>
        <w:r w:rsidR="00364C75">
          <w:rPr>
            <w:color w:val="202124"/>
            <w:highlight w:val="white"/>
          </w:rPr>
          <w:t xml:space="preserve"> </w:t>
        </w:r>
      </w:ins>
      <w:r w:rsidRPr="00D37B11">
        <w:rPr>
          <w:color w:val="202124"/>
          <w:highlight w:val="white"/>
        </w:rPr>
        <w:t xml:space="preserve">detected between Bull Trout and smolts (blue, left y-axis) plotted alongside </w:t>
      </w:r>
      <w:ins w:id="323" w:author="Matt Cheng" w:date="2022-01-18T07:12:00Z">
        <w:r w:rsidR="00F103C9">
          <w:rPr>
            <w:color w:val="202124"/>
            <w:highlight w:val="white"/>
          </w:rPr>
          <w:t xml:space="preserve">hourly </w:t>
        </w:r>
      </w:ins>
      <w:r w:rsidRPr="00D37B11">
        <w:rPr>
          <w:color w:val="202124"/>
          <w:highlight w:val="white"/>
        </w:rPr>
        <w:t xml:space="preserve">smolt </w:t>
      </w:r>
      <w:commentRangeStart w:id="324"/>
      <w:commentRangeStart w:id="325"/>
      <w:r w:rsidRPr="00D37B11">
        <w:rPr>
          <w:color w:val="202124"/>
          <w:highlight w:val="white"/>
        </w:rPr>
        <w:t xml:space="preserve">density </w:t>
      </w:r>
      <w:commentRangeEnd w:id="324"/>
      <w:r w:rsidR="00EC29F9">
        <w:rPr>
          <w:rStyle w:val="CommentReference"/>
          <w:rFonts w:ascii="Arial" w:eastAsia="Arial" w:hAnsi="Arial" w:cs="Arial"/>
          <w:lang w:val="en"/>
        </w:rPr>
        <w:commentReference w:id="324"/>
      </w:r>
      <w:commentRangeEnd w:id="325"/>
      <w:r w:rsidR="00F103C9">
        <w:rPr>
          <w:rStyle w:val="CommentReference"/>
          <w:rFonts w:ascii="Arial" w:eastAsia="Arial" w:hAnsi="Arial" w:cs="Arial"/>
          <w:lang w:val="en"/>
        </w:rPr>
        <w:commentReference w:id="325"/>
      </w:r>
      <w:r w:rsidRPr="00D37B11">
        <w:rPr>
          <w:color w:val="202124"/>
          <w:highlight w:val="white"/>
        </w:rPr>
        <w:t>estimates (</w:t>
      </w:r>
      <w:commentRangeStart w:id="326"/>
      <w:commentRangeStart w:id="327"/>
      <w:r w:rsidRPr="00D37B11">
        <w:rPr>
          <w:color w:val="202124"/>
          <w:highlight w:val="white"/>
        </w:rPr>
        <w:t>orange, right y-axis</w:t>
      </w:r>
      <w:commentRangeEnd w:id="326"/>
      <w:r w:rsidR="007F40C9">
        <w:rPr>
          <w:rStyle w:val="CommentReference"/>
          <w:rFonts w:ascii="Arial" w:eastAsia="Arial" w:hAnsi="Arial" w:cs="Arial"/>
          <w:lang w:val="en"/>
        </w:rPr>
        <w:commentReference w:id="326"/>
      </w:r>
      <w:commentRangeEnd w:id="327"/>
      <w:r w:rsidR="00127210">
        <w:rPr>
          <w:rStyle w:val="CommentReference"/>
          <w:rFonts w:ascii="Arial" w:eastAsia="Arial" w:hAnsi="Arial" w:cs="Arial"/>
          <w:lang w:val="en"/>
        </w:rPr>
        <w:commentReference w:id="327"/>
      </w:r>
      <w:r w:rsidRPr="00D37B11">
        <w:rPr>
          <w:color w:val="202124"/>
          <w:highlight w:val="white"/>
        </w:rPr>
        <w:t>) across time. Grey shading indicates night</w:t>
      </w:r>
      <w:del w:id="328" w:author="Matt Cheng" w:date="2022-01-18T22:24:00Z">
        <w:r w:rsidRPr="00D37B11" w:rsidDel="006228A4">
          <w:rPr>
            <w:color w:val="202124"/>
            <w:highlight w:val="white"/>
          </w:rPr>
          <w:delText>-</w:delText>
        </w:r>
      </w:del>
      <w:r w:rsidRPr="00D37B11">
        <w:rPr>
          <w:color w:val="202124"/>
          <w:highlight w:val="white"/>
        </w:rPr>
        <w:t xml:space="preserve">time hours. Plots A - F display interactions and smolt density estimates across different </w:t>
      </w:r>
      <w:del w:id="329" w:author="Matt Cheng" w:date="2022-01-18T22:25:00Z">
        <w:r w:rsidRPr="00D37B11" w:rsidDel="006228A4">
          <w:rPr>
            <w:color w:val="202124"/>
            <w:highlight w:val="white"/>
          </w:rPr>
          <w:delText>site</w:delText>
        </w:r>
      </w:del>
      <w:ins w:id="330" w:author="Matt Cheng" w:date="2022-01-18T22:25:00Z">
        <w:r w:rsidR="006228A4">
          <w:rPr>
            <w:color w:val="202124"/>
            <w:highlight w:val="white"/>
          </w:rPr>
          <w:t>deployment</w:t>
        </w:r>
      </w:ins>
      <w:r w:rsidRPr="00D37B11">
        <w:rPr>
          <w:color w:val="202124"/>
          <w:highlight w:val="white"/>
        </w:rPr>
        <w:t xml:space="preserve">-night combinations. Smolt densities were </w:t>
      </w:r>
      <w:del w:id="331" w:author="Matt Cheng" w:date="2022-01-18T20:45:00Z">
        <w:r w:rsidRPr="00D37B11" w:rsidDel="00B0209F">
          <w:rPr>
            <w:color w:val="202124"/>
            <w:highlight w:val="white"/>
          </w:rPr>
          <w:delText>z</w:delText>
        </w:r>
      </w:del>
      <w:del w:id="332" w:author="Matt Cheng" w:date="2022-01-18T20:46:00Z">
        <w:r w:rsidRPr="00D37B11" w:rsidDel="00B0209F">
          <w:rPr>
            <w:color w:val="202124"/>
            <w:highlight w:val="white"/>
          </w:rPr>
          <w:delText>ero</w:delText>
        </w:r>
      </w:del>
      <w:ins w:id="333" w:author="Matt Cheng" w:date="2022-01-18T20:46:00Z">
        <w:r w:rsidR="00B0209F">
          <w:rPr>
            <w:color w:val="202124"/>
            <w:highlight w:val="white"/>
          </w:rPr>
          <w:t>not observed</w:t>
        </w:r>
      </w:ins>
      <w:r w:rsidRPr="00D37B11">
        <w:rPr>
          <w:color w:val="202124"/>
          <w:highlight w:val="white"/>
        </w:rPr>
        <w:t xml:space="preserve"> for plot F due to fence closures during the daytime. </w:t>
      </w:r>
    </w:p>
    <w:p w14:paraId="008007C9" w14:textId="4C62BF4F" w:rsidR="009F4246" w:rsidRPr="00D37B11" w:rsidRDefault="007911C9" w:rsidP="009F4246">
      <w:pPr>
        <w:spacing w:line="480" w:lineRule="auto"/>
        <w:rPr>
          <w:color w:val="202124"/>
          <w:highlight w:val="white"/>
        </w:rPr>
      </w:pPr>
      <w:ins w:id="334" w:author="Matt Cheng" w:date="2022-01-18T21:19:00Z">
        <w:r>
          <w:rPr>
            <w:noProof/>
            <w:color w:val="202124"/>
          </w:rPr>
          <w:lastRenderedPageBreak/>
          <w:drawing>
            <wp:inline distT="0" distB="0" distL="0" distR="0" wp14:anchorId="03522214" wp14:editId="189E4BA2">
              <wp:extent cx="5943600" cy="3657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5943600" cy="3657600"/>
                      </a:xfrm>
                      <a:prstGeom prst="rect">
                        <a:avLst/>
                      </a:prstGeom>
                    </pic:spPr>
                  </pic:pic>
                </a:graphicData>
              </a:graphic>
            </wp:inline>
          </w:drawing>
        </w:r>
      </w:ins>
      <w:del w:id="335" w:author="Matt Cheng" w:date="2022-01-18T07:34:00Z">
        <w:r w:rsidR="009F4246" w:rsidRPr="00D37B11" w:rsidDel="00755E2F">
          <w:rPr>
            <w:noProof/>
            <w:color w:val="202124"/>
          </w:rPr>
          <w:drawing>
            <wp:inline distT="0" distB="0" distL="0" distR="0" wp14:anchorId="781D3C36" wp14:editId="1D70AE5A">
              <wp:extent cx="6870338" cy="4079630"/>
              <wp:effectExtent l="0" t="0" r="635"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883079" cy="4087196"/>
                      </a:xfrm>
                      <a:prstGeom prst="rect">
                        <a:avLst/>
                      </a:prstGeom>
                    </pic:spPr>
                  </pic:pic>
                </a:graphicData>
              </a:graphic>
            </wp:inline>
          </w:drawing>
        </w:r>
      </w:del>
    </w:p>
    <w:p w14:paraId="4AB76151" w14:textId="4307EB06" w:rsidR="009F4246" w:rsidRPr="00D37B11" w:rsidRDefault="009F4246" w:rsidP="009F4246">
      <w:pPr>
        <w:spacing w:line="480" w:lineRule="auto"/>
        <w:rPr>
          <w:color w:val="202124"/>
          <w:highlight w:val="white"/>
        </w:rPr>
      </w:pPr>
      <w:r w:rsidRPr="00D37B11">
        <w:rPr>
          <w:color w:val="202124"/>
          <w:highlight w:val="white"/>
        </w:rPr>
        <w:t xml:space="preserve">Figure </w:t>
      </w:r>
      <w:ins w:id="336" w:author="Matt Cheng" w:date="2022-01-18T22:13:00Z">
        <w:r w:rsidR="00776CF3">
          <w:rPr>
            <w:color w:val="202124"/>
            <w:highlight w:val="white"/>
          </w:rPr>
          <w:t>4</w:t>
        </w:r>
      </w:ins>
      <w:del w:id="337" w:author="Matt Cheng" w:date="2022-01-18T22:13:00Z">
        <w:r w:rsidRPr="00D37B11" w:rsidDel="00776CF3">
          <w:rPr>
            <w:color w:val="202124"/>
            <w:highlight w:val="white"/>
          </w:rPr>
          <w:delText>3</w:delText>
        </w:r>
      </w:del>
      <w:r w:rsidRPr="00D37B11">
        <w:rPr>
          <w:color w:val="202124"/>
          <w:highlight w:val="white"/>
        </w:rPr>
        <w:t xml:space="preserve">. </w:t>
      </w:r>
      <w:commentRangeStart w:id="338"/>
      <w:commentRangeStart w:id="339"/>
      <w:r w:rsidRPr="00D37B11">
        <w:rPr>
          <w:color w:val="202124"/>
          <w:highlight w:val="white"/>
        </w:rPr>
        <w:t xml:space="preserve">Total </w:t>
      </w:r>
      <w:commentRangeEnd w:id="338"/>
      <w:r w:rsidR="00EC29F9">
        <w:rPr>
          <w:rStyle w:val="CommentReference"/>
          <w:rFonts w:ascii="Arial" w:eastAsia="Arial" w:hAnsi="Arial" w:cs="Arial"/>
          <w:lang w:val="en"/>
        </w:rPr>
        <w:commentReference w:id="338"/>
      </w:r>
      <w:commentRangeEnd w:id="339"/>
      <w:r w:rsidR="003835FE">
        <w:rPr>
          <w:rStyle w:val="CommentReference"/>
          <w:rFonts w:ascii="Arial" w:eastAsia="Arial" w:hAnsi="Arial" w:cs="Arial"/>
          <w:lang w:val="en"/>
        </w:rPr>
        <w:commentReference w:id="339"/>
      </w:r>
      <w:r w:rsidRPr="00D37B11">
        <w:rPr>
          <w:color w:val="202124"/>
          <w:highlight w:val="white"/>
        </w:rPr>
        <w:t xml:space="preserve">lengths (cm) of Bull Trout measured via two different methods. Upper panel shows </w:t>
      </w:r>
      <w:ins w:id="340" w:author="Matt Cheng" w:date="2022-01-18T21:16:00Z">
        <w:r w:rsidR="00E35D2C">
          <w:rPr>
            <w:color w:val="202124"/>
            <w:highlight w:val="white"/>
          </w:rPr>
          <w:t>unfiltered</w:t>
        </w:r>
      </w:ins>
      <w:ins w:id="341" w:author="Matt Cheng" w:date="2022-01-18T21:14:00Z">
        <w:r w:rsidR="003160BB">
          <w:rPr>
            <w:color w:val="202124"/>
            <w:highlight w:val="white"/>
          </w:rPr>
          <w:t xml:space="preserve"> </w:t>
        </w:r>
      </w:ins>
      <w:del w:id="342" w:author="Matt Cheng" w:date="2022-01-18T21:12:00Z">
        <w:r w:rsidRPr="00D37B11" w:rsidDel="000D06EF">
          <w:rPr>
            <w:color w:val="202124"/>
            <w:highlight w:val="white"/>
          </w:rPr>
          <w:delText xml:space="preserve">unfiltered </w:delText>
        </w:r>
      </w:del>
      <w:r w:rsidRPr="00D37B11">
        <w:rPr>
          <w:color w:val="202124"/>
          <w:highlight w:val="white"/>
        </w:rPr>
        <w:t xml:space="preserve">DIDSON length measurements of Bull Trout </w:t>
      </w:r>
      <w:del w:id="343" w:author="Matt Cheng" w:date="2022-01-18T21:12:00Z">
        <w:r w:rsidRPr="00D37B11" w:rsidDel="000D06EF">
          <w:rPr>
            <w:color w:val="202124"/>
            <w:highlight w:val="white"/>
          </w:rPr>
          <w:delText xml:space="preserve">among </w:delText>
        </w:r>
      </w:del>
      <w:ins w:id="344" w:author="Matt Cheng" w:date="2022-01-18T21:12:00Z">
        <w:r w:rsidR="000D06EF">
          <w:rPr>
            <w:color w:val="202124"/>
            <w:highlight w:val="white"/>
          </w:rPr>
          <w:t>across</w:t>
        </w:r>
        <w:r w:rsidR="000D06EF" w:rsidRPr="00D37B11">
          <w:rPr>
            <w:color w:val="202124"/>
            <w:highlight w:val="white"/>
          </w:rPr>
          <w:t xml:space="preserve"> </w:t>
        </w:r>
      </w:ins>
      <w:ins w:id="345" w:author="Matt Cheng" w:date="2022-01-18T21:11:00Z">
        <w:r w:rsidR="004E6228">
          <w:t>deployments</w:t>
        </w:r>
      </w:ins>
      <w:del w:id="346" w:author="Matt Cheng" w:date="2022-01-18T21:11:00Z">
        <w:r w:rsidRPr="00D37B11" w:rsidDel="004E6228">
          <w:rPr>
            <w:color w:val="202124"/>
            <w:highlight w:val="white"/>
          </w:rPr>
          <w:delText>sites</w:delText>
        </w:r>
      </w:del>
      <w:r w:rsidRPr="00D37B11">
        <w:rPr>
          <w:color w:val="202124"/>
          <w:highlight w:val="white"/>
        </w:rPr>
        <w:t xml:space="preserve">. Lower panel shows Bull Trout length measurements aggregated among </w:t>
      </w:r>
      <w:ins w:id="347" w:author="Matt Cheng" w:date="2022-01-18T21:11:00Z">
        <w:r w:rsidR="00A4234F">
          <w:t>deployments</w:t>
        </w:r>
      </w:ins>
      <w:del w:id="348" w:author="Matt Cheng" w:date="2022-01-18T21:11:00Z">
        <w:r w:rsidRPr="00D37B11" w:rsidDel="00A4234F">
          <w:rPr>
            <w:color w:val="202124"/>
            <w:highlight w:val="white"/>
          </w:rPr>
          <w:delText>sites</w:delText>
        </w:r>
      </w:del>
      <w:r w:rsidRPr="00D37B11">
        <w:rPr>
          <w:color w:val="202124"/>
          <w:highlight w:val="white"/>
        </w:rPr>
        <w:t xml:space="preserve">. Filtered DIDSON measurements (n = 47) indicate estimates that were filtered to provide a conservative estimate of Bull Trout length (see Methods). Field estimates of Bull Trout (n = 327) were obtained from previous studies done in the same system (Furey and Hinch 2017; Furey et al. 2015; Kanigan 2019). </w:t>
      </w:r>
      <w:ins w:id="349" w:author="Matt Cheng" w:date="2022-01-18T22:24:00Z">
        <w:r w:rsidR="00434548">
          <w:rPr>
            <w:rStyle w:val="Hyperlink"/>
          </w:rPr>
          <w:t xml:space="preserve">Points are jittered for visibility. </w:t>
        </w:r>
      </w:ins>
      <w:r w:rsidRPr="00D37B11">
        <w:rPr>
          <w:color w:val="202124"/>
          <w:highlight w:val="white"/>
        </w:rPr>
        <w:t xml:space="preserve">Lines in the middle of the boxplots represent the median, the left and right edges represent the 25th and 75th percentile respectively, and the whiskers represent values 1.5-times the interquartile range. Black dashed lines represent the minimum (41 cm) and maximum (79.5 cm) sizes of Bull Trout measured in the field. </w:t>
      </w:r>
    </w:p>
    <w:p w14:paraId="24D4753F" w14:textId="77777777" w:rsidR="0001115B" w:rsidRPr="00D37B11" w:rsidRDefault="0001115B" w:rsidP="00E71425">
      <w:pPr>
        <w:spacing w:line="480" w:lineRule="auto"/>
      </w:pPr>
    </w:p>
    <w:sectPr w:rsidR="0001115B" w:rsidRPr="00D37B11" w:rsidSect="00DE6861">
      <w:headerReference w:type="default" r:id="rId19"/>
      <w:footerReference w:type="even" r:id="rId20"/>
      <w:footerReference w:type="default" r:id="rId21"/>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Nathan Furey" w:date="2021-08-21T12:23:00Z" w:initials="NF">
    <w:p w14:paraId="6F83AAC3" w14:textId="7ACAB646" w:rsidR="0001115B" w:rsidRDefault="0001115B">
      <w:pPr>
        <w:pStyle w:val="CommentText"/>
      </w:pPr>
      <w:r>
        <w:rPr>
          <w:rStyle w:val="CommentReference"/>
        </w:rPr>
        <w:annotationRef/>
      </w:r>
      <w:r>
        <w:t xml:space="preserve">Use all of the authors as on your poster as a starting point; we will consider if we need to edit from there. </w:t>
      </w:r>
    </w:p>
  </w:comment>
  <w:comment w:id="2" w:author="Nathaniel Furey" w:date="2022-01-18T04:55:00Z" w:initials="NF">
    <w:p w14:paraId="7BB7640C" w14:textId="22852313" w:rsidR="000D1B7E" w:rsidRDefault="000D1B7E">
      <w:pPr>
        <w:pStyle w:val="CommentText"/>
      </w:pPr>
      <w:r>
        <w:rPr>
          <w:rStyle w:val="CommentReference"/>
        </w:rPr>
        <w:annotationRef/>
      </w:r>
      <w:r>
        <w:t>I’ve added the two who did the most field work on this project and actually ran the DIDSON!</w:t>
      </w:r>
    </w:p>
  </w:comment>
  <w:comment w:id="3" w:author="Matt Cheng" w:date="2022-01-18T08:24:00Z" w:initials="MC">
    <w:p w14:paraId="7A61EE66" w14:textId="290DDF71" w:rsidR="00C0286D" w:rsidRDefault="00C0286D">
      <w:pPr>
        <w:pStyle w:val="CommentText"/>
      </w:pPr>
      <w:r>
        <w:rPr>
          <w:rStyle w:val="CommentReference"/>
        </w:rPr>
        <w:annotationRef/>
      </w:r>
      <w:r>
        <w:t>Sounds good!</w:t>
      </w:r>
    </w:p>
  </w:comment>
  <w:comment w:id="25" w:author="Matt Cheng" w:date="2022-01-18T21:02:00Z" w:initials="MC">
    <w:p w14:paraId="1AD05818" w14:textId="77427258" w:rsidR="00E955B0" w:rsidRDefault="00E955B0">
      <w:pPr>
        <w:pStyle w:val="CommentText"/>
      </w:pPr>
      <w:r>
        <w:rPr>
          <w:rStyle w:val="CommentReference"/>
        </w:rPr>
        <w:annotationRef/>
      </w:r>
      <w:r>
        <w:rPr>
          <w:rStyle w:val="CommentReference"/>
        </w:rPr>
        <w:t xml:space="preserve">I put “bidirectional” movement b/c prev studies have found it difficult to count fish if they move in both directions as opposed to just upstream, vice versa. Removed it here per your suggestion. </w:t>
      </w:r>
    </w:p>
  </w:comment>
  <w:comment w:id="62" w:author="Cheng, Matt" w:date="2021-08-22T11:47:00Z" w:initials="CM">
    <w:p w14:paraId="597E6C8A" w14:textId="25BE834F" w:rsidR="0001115B" w:rsidRDefault="0001115B">
      <w:pPr>
        <w:pStyle w:val="CommentText"/>
      </w:pPr>
      <w:r>
        <w:rPr>
          <w:rStyle w:val="CommentReference"/>
        </w:rPr>
        <w:annotationRef/>
      </w:r>
      <w:r>
        <w:t>do you think the site codes are necessary if we only abbreviate in fig 2?</w:t>
      </w:r>
    </w:p>
  </w:comment>
  <w:comment w:id="63" w:author="Nathaniel Furey" w:date="2022-01-17T16:33:00Z" w:initials="NF">
    <w:p w14:paraId="74191BFA" w14:textId="3C8A00C9" w:rsidR="00805230" w:rsidRDefault="00805230">
      <w:pPr>
        <w:pStyle w:val="CommentText"/>
      </w:pPr>
      <w:r>
        <w:rPr>
          <w:rStyle w:val="CommentReference"/>
        </w:rPr>
        <w:annotationRef/>
      </w:r>
      <w:r>
        <w:t xml:space="preserve">Either keep the site codes here, and reference Figure </w:t>
      </w:r>
      <w:r w:rsidR="001B1FB4">
        <w:t>2 (or in reality, Figure 1 once it’s done), or we just define them in Figure caption</w:t>
      </w:r>
    </w:p>
  </w:comment>
  <w:comment w:id="66" w:author="Nathaniel Furey" w:date="2022-01-17T16:37:00Z" w:initials="NF">
    <w:p w14:paraId="231FF5D5" w14:textId="1BA78FF1" w:rsidR="00F22E2C" w:rsidRDefault="00F22E2C">
      <w:pPr>
        <w:pStyle w:val="CommentText"/>
      </w:pPr>
      <w:r>
        <w:rPr>
          <w:rStyle w:val="CommentReference"/>
        </w:rPr>
        <w:annotationRef/>
      </w:r>
      <w:r>
        <w:t>Once I see/remember where exactly this was, will need to amend this text – vague and confusing</w:t>
      </w:r>
    </w:p>
  </w:comment>
  <w:comment w:id="67" w:author="Nathaniel Furey" w:date="2022-01-17T16:37:00Z" w:initials="NF">
    <w:p w14:paraId="0FB083D1" w14:textId="2F36F267" w:rsidR="00F22E2C" w:rsidRDefault="00F22E2C">
      <w:pPr>
        <w:pStyle w:val="CommentText"/>
      </w:pPr>
      <w:r>
        <w:rPr>
          <w:rStyle w:val="CommentReference"/>
        </w:rPr>
        <w:annotationRef/>
      </w:r>
      <w:r>
        <w:t>We will put these on the map, but also state latitudes and longitudes for each of these.</w:t>
      </w:r>
    </w:p>
  </w:comment>
  <w:comment w:id="83" w:author="Nathaniel Furey" w:date="2022-01-17T16:51:00Z" w:initials="NF">
    <w:p w14:paraId="4EAB9ADB" w14:textId="6928242E" w:rsidR="0009314F" w:rsidRDefault="0009314F">
      <w:pPr>
        <w:pStyle w:val="CommentText"/>
      </w:pPr>
      <w:r>
        <w:rPr>
          <w:rStyle w:val="CommentReference"/>
        </w:rPr>
        <w:annotationRef/>
      </w:r>
      <w:r>
        <w:t>It’s unclear what “the number of interactions is” – is this per 30 minutes? Could 0s be included?</w:t>
      </w:r>
      <w:r w:rsidR="001B40CB">
        <w:t xml:space="preserve"> And this isn’t just “number of interactions” but the “standardized number of interactions” or “number of interactions per m2”?</w:t>
      </w:r>
      <w:r w:rsidR="00200CAA">
        <w:t xml:space="preserve"> Be mindful of this throughout this section</w:t>
      </w:r>
    </w:p>
  </w:comment>
  <w:comment w:id="118" w:author="Nathaniel Furey" w:date="2022-01-17T16:58:00Z" w:initials="NF">
    <w:p w14:paraId="53EEB151" w14:textId="4F1733FF" w:rsidR="00200CAA" w:rsidRDefault="00200CAA">
      <w:pPr>
        <w:pStyle w:val="CommentText"/>
      </w:pPr>
      <w:r>
        <w:rPr>
          <w:rStyle w:val="CommentReference"/>
        </w:rPr>
        <w:annotationRef/>
      </w:r>
      <w:r>
        <w:t>Is this correct?</w:t>
      </w:r>
    </w:p>
  </w:comment>
  <w:comment w:id="119" w:author="Matt Cheng" w:date="2022-01-18T07:10:00Z" w:initials="MC">
    <w:p w14:paraId="7FA17234" w14:textId="1394D980" w:rsidR="008A01E9" w:rsidRDefault="008A01E9">
      <w:pPr>
        <w:pStyle w:val="CommentText"/>
      </w:pPr>
      <w:r>
        <w:rPr>
          <w:rStyle w:val="CommentReference"/>
        </w:rPr>
        <w:annotationRef/>
      </w:r>
      <w:r>
        <w:t>Yup!</w:t>
      </w:r>
    </w:p>
  </w:comment>
  <w:comment w:id="122" w:author="Nathaniel Furey" w:date="2022-01-17T17:00:00Z" w:initials="NF">
    <w:p w14:paraId="2A10BBFC" w14:textId="70AF049F" w:rsidR="0094328F" w:rsidRDefault="0094328F">
      <w:pPr>
        <w:pStyle w:val="CommentText"/>
      </w:pPr>
      <w:r>
        <w:rPr>
          <w:rStyle w:val="CommentReference"/>
        </w:rPr>
        <w:annotationRef/>
      </w:r>
      <w:r>
        <w:t>For which analysis – just this one between bull trout and smolt interactions? OR all?</w:t>
      </w:r>
    </w:p>
  </w:comment>
  <w:comment w:id="123" w:author="Matt Cheng" w:date="2022-01-18T21:32:00Z" w:initials="MC">
    <w:p w14:paraId="30762A8D" w14:textId="75038ABA" w:rsidR="00D833F3" w:rsidRDefault="00D833F3">
      <w:pPr>
        <w:pStyle w:val="CommentText"/>
      </w:pPr>
      <w:r>
        <w:rPr>
          <w:rStyle w:val="CommentReference"/>
        </w:rPr>
        <w:annotationRef/>
      </w:r>
      <w:r>
        <w:rPr>
          <w:rStyle w:val="CommentReference"/>
        </w:rPr>
        <w:t>Just for this one.</w:t>
      </w:r>
    </w:p>
  </w:comment>
  <w:comment w:id="138" w:author="Nathaniel Furey" w:date="2022-01-17T17:07:00Z" w:initials="NF">
    <w:p w14:paraId="6DBD5FAA" w14:textId="009D1523" w:rsidR="00307B65" w:rsidRDefault="00307B65">
      <w:pPr>
        <w:pStyle w:val="CommentText"/>
      </w:pPr>
      <w:r>
        <w:rPr>
          <w:rStyle w:val="CommentReference"/>
        </w:rPr>
        <w:annotationRef/>
      </w:r>
      <w:r>
        <w:t>But this is also per unit time, correct? Is this per 30 minutes? Per hour? Per minute?</w:t>
      </w:r>
    </w:p>
  </w:comment>
  <w:comment w:id="139" w:author="Matt Cheng" w:date="2022-01-18T22:34:00Z" w:initials="MC">
    <w:p w14:paraId="7A9C9ABE" w14:textId="6B2F8EC6" w:rsidR="00967BE7" w:rsidRDefault="00967BE7">
      <w:pPr>
        <w:pStyle w:val="CommentText"/>
      </w:pPr>
      <w:r>
        <w:rPr>
          <w:rStyle w:val="CommentReference"/>
        </w:rPr>
        <w:annotationRef/>
      </w:r>
      <w:r>
        <w:t>Correct</w:t>
      </w:r>
    </w:p>
  </w:comment>
  <w:comment w:id="164" w:author="Matt Cheng" w:date="2022-01-19T10:05:00Z" w:initials="MC">
    <w:p w14:paraId="133CCDDD" w14:textId="3230FCB7" w:rsidR="00E16FB3" w:rsidRDefault="00E16FB3">
      <w:pPr>
        <w:pStyle w:val="CommentText"/>
      </w:pPr>
      <w:r>
        <w:rPr>
          <w:rStyle w:val="CommentReference"/>
        </w:rPr>
        <w:annotationRef/>
      </w:r>
      <w:r>
        <w:t>Given that this is also per-unit time – should I leave this as is, or do something like m^-2/30minutes?</w:t>
      </w:r>
    </w:p>
  </w:comment>
  <w:comment w:id="172" w:author="Nathaniel Furey" w:date="2022-01-17T17:14:00Z" w:initials="NF">
    <w:p w14:paraId="2ACCDD72" w14:textId="1B44A0E4" w:rsidR="00255EF0" w:rsidRDefault="00255EF0">
      <w:pPr>
        <w:pStyle w:val="CommentText"/>
      </w:pPr>
      <w:r>
        <w:rPr>
          <w:rStyle w:val="CommentReference"/>
        </w:rPr>
        <w:annotationRef/>
      </w:r>
      <w:r>
        <w:t>Can we make a figure of this? Would be simple – day vs night on x axis, and then points and boxplot for # interactions per m2 per XX minutes on y axis?</w:t>
      </w:r>
    </w:p>
  </w:comment>
  <w:comment w:id="173" w:author="Matt Cheng" w:date="2022-01-18T22:34:00Z" w:initials="MC">
    <w:p w14:paraId="1C46144E" w14:textId="5F2D9712" w:rsidR="00967BE7" w:rsidRDefault="00967BE7">
      <w:pPr>
        <w:pStyle w:val="CommentText"/>
      </w:pPr>
      <w:r>
        <w:rPr>
          <w:rStyle w:val="CommentReference"/>
        </w:rPr>
        <w:annotationRef/>
      </w:r>
      <w:r>
        <w:t>Yup! – see below!</w:t>
      </w:r>
    </w:p>
  </w:comment>
  <w:comment w:id="186" w:author="Nathaniel Furey" w:date="2022-01-17T17:16:00Z" w:initials="NF">
    <w:p w14:paraId="60DEAF35" w14:textId="6B4887B9" w:rsidR="00FF1AA5" w:rsidRDefault="00FF1AA5">
      <w:pPr>
        <w:pStyle w:val="CommentText"/>
      </w:pPr>
      <w:r>
        <w:rPr>
          <w:rStyle w:val="CommentReference"/>
        </w:rPr>
        <w:annotationRef/>
      </w:r>
      <w:r>
        <w:t>Given that deployments vary in duration and dates, I’m wondering if we should use the word “deployment” instead of site</w:t>
      </w:r>
    </w:p>
  </w:comment>
  <w:comment w:id="187" w:author="Matt Cheng" w:date="2022-01-18T21:07:00Z" w:initials="MC">
    <w:p w14:paraId="4C5D0499" w14:textId="4A876FEE" w:rsidR="00005BF8" w:rsidRDefault="00005BF8">
      <w:pPr>
        <w:pStyle w:val="CommentText"/>
      </w:pPr>
      <w:r>
        <w:rPr>
          <w:rStyle w:val="CommentReference"/>
        </w:rPr>
        <w:annotationRef/>
      </w:r>
      <w:r>
        <w:rPr>
          <w:rStyle w:val="CommentReference"/>
        </w:rPr>
        <w:t>I agree! I will try to change where it makes sense to.</w:t>
      </w:r>
    </w:p>
  </w:comment>
  <w:comment w:id="230" w:author="Nathaniel Furey" w:date="2022-01-18T04:18:00Z" w:initials="NF">
    <w:p w14:paraId="725F9E53" w14:textId="7D87AFA7" w:rsidR="00C27D87" w:rsidRDefault="00C27D87">
      <w:pPr>
        <w:pStyle w:val="CommentText"/>
      </w:pPr>
      <w:r>
        <w:rPr>
          <w:rStyle w:val="CommentReference"/>
        </w:rPr>
        <w:annotationRef/>
      </w:r>
      <w:r>
        <w:t xml:space="preserve">It’s not generally that predators prefer small smolts, but rather it’s simply what they can catch more easily. </w:t>
      </w:r>
    </w:p>
  </w:comment>
  <w:comment w:id="231" w:author="Matt Cheng" w:date="2022-01-18T20:58:00Z" w:initials="MC">
    <w:p w14:paraId="294C0A90" w14:textId="0FF15EB9" w:rsidR="004471C4" w:rsidRDefault="004471C4">
      <w:pPr>
        <w:pStyle w:val="CommentText"/>
      </w:pPr>
      <w:r>
        <w:rPr>
          <w:rStyle w:val="CommentReference"/>
        </w:rPr>
        <w:annotationRef/>
      </w:r>
      <w:r>
        <w:rPr>
          <w:rStyle w:val="CommentReference"/>
        </w:rPr>
        <w:t>Ahh gotcha!</w:t>
      </w:r>
    </w:p>
  </w:comment>
  <w:comment w:id="236" w:author="Cheng, Matt" w:date="2021-08-28T20:35:00Z" w:initials="CM">
    <w:p w14:paraId="2F3B9EBD" w14:textId="2E8BA289" w:rsidR="004E3705" w:rsidRDefault="004E3705">
      <w:pPr>
        <w:pStyle w:val="CommentText"/>
      </w:pPr>
      <w:r>
        <w:rPr>
          <w:rStyle w:val="CommentReference"/>
        </w:rPr>
        <w:annotationRef/>
      </w:r>
      <w:r>
        <w:t>Any funding sources</w:t>
      </w:r>
      <w:r w:rsidR="005E5834">
        <w:t>?</w:t>
      </w:r>
      <w:r>
        <w:t xml:space="preserve"> and let me know if I’m missing anything/feel free to add!</w:t>
      </w:r>
    </w:p>
  </w:comment>
  <w:comment w:id="237" w:author="Nathaniel Furey" w:date="2022-01-18T04:44:00Z" w:initials="NF">
    <w:p w14:paraId="56BAD37E" w14:textId="2963E7C2" w:rsidR="00FF3418" w:rsidRDefault="00FF3418">
      <w:pPr>
        <w:pStyle w:val="CommentText"/>
      </w:pPr>
      <w:r>
        <w:rPr>
          <w:rStyle w:val="CommentReference"/>
        </w:rPr>
        <w:annotationRef/>
      </w:r>
      <w:r>
        <w:t xml:space="preserve">Scott </w:t>
      </w:r>
      <w:r w:rsidR="00C27B9F">
        <w:t xml:space="preserve">and Francis </w:t>
      </w:r>
      <w:r>
        <w:t>– please add</w:t>
      </w:r>
    </w:p>
  </w:comment>
  <w:comment w:id="238" w:author="Nathaniel Furey" w:date="2022-01-18T04:43:00Z" w:initials="NF">
    <w:p w14:paraId="7738C473" w14:textId="2D88CC42" w:rsidR="00AE7824" w:rsidRDefault="00AE7824">
      <w:pPr>
        <w:pStyle w:val="CommentText"/>
      </w:pPr>
      <w:r>
        <w:rPr>
          <w:rStyle w:val="CommentReference"/>
        </w:rPr>
        <w:annotationRef/>
      </w:r>
      <w:r>
        <w:t xml:space="preserve">We will get a number for this once we get accepted. </w:t>
      </w:r>
    </w:p>
  </w:comment>
  <w:comment w:id="250" w:author="Cheng, Matt" w:date="2021-08-28T20:36:00Z" w:initials="CM">
    <w:p w14:paraId="7B6D0CC0" w14:textId="29352D59" w:rsidR="00E71BF0" w:rsidRDefault="00E71BF0">
      <w:pPr>
        <w:pStyle w:val="CommentText"/>
      </w:pPr>
      <w:r>
        <w:rPr>
          <w:rStyle w:val="CommentReference"/>
        </w:rPr>
        <w:annotationRef/>
      </w:r>
      <w:r>
        <w:t>Nathan – can you remake the map w/ the GPS locations?</w:t>
      </w:r>
    </w:p>
  </w:comment>
  <w:comment w:id="251" w:author="Nathaniel Furey" w:date="2022-01-17T16:34:00Z" w:initials="NF">
    <w:p w14:paraId="79F4F2E8" w14:textId="7E9D6C9E" w:rsidR="00805230" w:rsidRDefault="00805230">
      <w:pPr>
        <w:pStyle w:val="CommentText"/>
      </w:pPr>
      <w:r>
        <w:rPr>
          <w:rStyle w:val="CommentReference"/>
        </w:rPr>
        <w:annotationRef/>
      </w:r>
      <w:r>
        <w:t>Yes, I will work on this</w:t>
      </w:r>
      <w:r w:rsidR="001B1FB4">
        <w:t xml:space="preserve"> – can you send me GPS coordinates you used please?</w:t>
      </w:r>
    </w:p>
  </w:comment>
  <w:comment w:id="254" w:author="Nathaniel Furey" w:date="2022-01-18T04:46:00Z" w:initials="NF">
    <w:p w14:paraId="4507624E" w14:textId="5769CF1D" w:rsidR="00EC29F9" w:rsidRDefault="00EC29F9">
      <w:pPr>
        <w:pStyle w:val="CommentText"/>
      </w:pPr>
      <w:r>
        <w:rPr>
          <w:rStyle w:val="CommentReference"/>
        </w:rPr>
        <w:annotationRef/>
      </w:r>
      <w:r>
        <w:t>Need to follow up the first “sentence” with more descriptions of the columns. What is “total number of smolts per deployment” (I presume counted by the fence?). And are the # of interactions per 30 minutes?</w:t>
      </w:r>
    </w:p>
  </w:comment>
  <w:comment w:id="276" w:author="Nathaniel Furey" w:date="2022-01-18T04:48:00Z" w:initials="NF">
    <w:p w14:paraId="345F52E8" w14:textId="77777777" w:rsidR="004B438C" w:rsidRDefault="004B438C" w:rsidP="004B438C">
      <w:pPr>
        <w:pStyle w:val="CommentText"/>
      </w:pPr>
      <w:r>
        <w:rPr>
          <w:rStyle w:val="CommentReference"/>
        </w:rPr>
        <w:annotationRef/>
      </w:r>
      <w:r>
        <w:t>Can we actually state “Total length (cm)” on the x axis of the figure instead of “Size”?</w:t>
      </w:r>
    </w:p>
  </w:comment>
  <w:comment w:id="277" w:author="Matt Cheng" w:date="2022-01-18T20:47:00Z" w:initials="MC">
    <w:p w14:paraId="47FC5B88" w14:textId="77777777" w:rsidR="004B438C" w:rsidRDefault="004B438C" w:rsidP="004B438C">
      <w:pPr>
        <w:pStyle w:val="CommentText"/>
      </w:pPr>
      <w:r>
        <w:rPr>
          <w:rStyle w:val="CommentReference"/>
        </w:rPr>
        <w:annotationRef/>
      </w:r>
      <w:r>
        <w:t>Yeah – sorry abt that.</w:t>
      </w:r>
    </w:p>
  </w:comment>
  <w:comment w:id="315" w:author="Matt Cheng" w:date="2022-01-18T20:45:00Z" w:initials="MC">
    <w:p w14:paraId="6A5F17F8" w14:textId="7747A33B" w:rsidR="00B0209F" w:rsidRDefault="00B0209F">
      <w:pPr>
        <w:pStyle w:val="CommentText"/>
      </w:pPr>
      <w:r>
        <w:rPr>
          <w:rStyle w:val="CommentReference"/>
        </w:rPr>
        <w:annotationRef/>
      </w:r>
      <w:r w:rsidR="00DD10CA">
        <w:t xml:space="preserve">Does this look better – can refix if not! </w:t>
      </w:r>
    </w:p>
  </w:comment>
  <w:comment w:id="318" w:author="Nathaniel Furey" w:date="2022-01-18T04:51:00Z" w:initials="NF">
    <w:p w14:paraId="75FCAA58" w14:textId="1B9AD1F1" w:rsidR="00A56F14" w:rsidRDefault="00A56F14">
      <w:pPr>
        <w:pStyle w:val="CommentText"/>
      </w:pPr>
      <w:r>
        <w:rPr>
          <w:rStyle w:val="CommentReference"/>
        </w:rPr>
        <w:annotationRef/>
      </w:r>
      <w:r>
        <w:t>Let’s try to decrease margin sizes more. There is a big gap between the right hand axis labels of one panel, and the left-hand axis labels of the next panel/column. Let me know if you need help with code on this.</w:t>
      </w:r>
    </w:p>
  </w:comment>
  <w:comment w:id="324" w:author="Nathaniel Furey" w:date="2022-01-18T04:47:00Z" w:initials="NF">
    <w:p w14:paraId="0FB47E39" w14:textId="41F317E0" w:rsidR="00EC29F9" w:rsidRDefault="00EC29F9">
      <w:pPr>
        <w:pStyle w:val="CommentText"/>
      </w:pPr>
      <w:r>
        <w:rPr>
          <w:rStyle w:val="CommentReference"/>
        </w:rPr>
        <w:annotationRef/>
      </w:r>
      <w:r>
        <w:t>Are these per hour?</w:t>
      </w:r>
    </w:p>
  </w:comment>
  <w:comment w:id="325" w:author="Matt Cheng" w:date="2022-01-18T07:12:00Z" w:initials="MC">
    <w:p w14:paraId="0DE99759" w14:textId="1F972775" w:rsidR="00F103C9" w:rsidRDefault="00F103C9">
      <w:pPr>
        <w:pStyle w:val="CommentText"/>
      </w:pPr>
      <w:r>
        <w:rPr>
          <w:rStyle w:val="CommentReference"/>
        </w:rPr>
        <w:annotationRef/>
      </w:r>
      <w:r>
        <w:t>Yes!</w:t>
      </w:r>
    </w:p>
  </w:comment>
  <w:comment w:id="326" w:author="Nathaniel Furey" w:date="2022-01-18T04:51:00Z" w:initials="NF">
    <w:p w14:paraId="5082529E" w14:textId="375D26DB" w:rsidR="007F40C9" w:rsidRDefault="007F40C9">
      <w:pPr>
        <w:pStyle w:val="CommentText"/>
      </w:pPr>
      <w:r>
        <w:rPr>
          <w:rStyle w:val="CommentReference"/>
        </w:rPr>
        <w:annotationRef/>
      </w:r>
      <w:r>
        <w:t>These lines seem to stop when values are 0? We should have them be consistent, and show 0 values</w:t>
      </w:r>
    </w:p>
  </w:comment>
  <w:comment w:id="327" w:author="Matt Cheng" w:date="2022-01-18T19:50:00Z" w:initials="MC">
    <w:p w14:paraId="16D40B80" w14:textId="1DB6CCB1" w:rsidR="00127210" w:rsidRDefault="00127210">
      <w:pPr>
        <w:pStyle w:val="CommentText"/>
      </w:pPr>
      <w:r>
        <w:rPr>
          <w:rStyle w:val="CommentReference"/>
        </w:rPr>
        <w:annotationRef/>
      </w:r>
      <w:r>
        <w:t xml:space="preserve">Not sure what you mean here? Are you saying they don’t go beyond zero – once they hit zero? The reason for that is that we don’t have any smolt estimates after that. Although I could be completely missing the point here. </w:t>
      </w:r>
    </w:p>
  </w:comment>
  <w:comment w:id="338" w:author="Nathaniel Furey" w:date="2022-01-18T04:48:00Z" w:initials="NF">
    <w:p w14:paraId="5DA817F9" w14:textId="575EF963" w:rsidR="00EC29F9" w:rsidRDefault="00EC29F9">
      <w:pPr>
        <w:pStyle w:val="CommentText"/>
      </w:pPr>
      <w:r>
        <w:rPr>
          <w:rStyle w:val="CommentReference"/>
        </w:rPr>
        <w:annotationRef/>
      </w:r>
      <w:r>
        <w:t>Can we actually state “Total length (cm)” on the x axis of the figure instead of “Size”?</w:t>
      </w:r>
    </w:p>
  </w:comment>
  <w:comment w:id="339" w:author="Matt Cheng" w:date="2022-01-18T20:47:00Z" w:initials="MC">
    <w:p w14:paraId="61E88F7F" w14:textId="7E45C56A" w:rsidR="003835FE" w:rsidRDefault="003835FE">
      <w:pPr>
        <w:pStyle w:val="CommentText"/>
      </w:pPr>
      <w:r>
        <w:rPr>
          <w:rStyle w:val="CommentReference"/>
        </w:rPr>
        <w:annotationRef/>
      </w:r>
      <w:r>
        <w:t>Yeah – sorry abt that.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F83AAC3" w15:done="0"/>
  <w15:commentEx w15:paraId="7BB7640C" w15:paraIdParent="6F83AAC3" w15:done="0"/>
  <w15:commentEx w15:paraId="7A61EE66" w15:paraIdParent="6F83AAC3" w15:done="0"/>
  <w15:commentEx w15:paraId="1AD05818" w15:done="0"/>
  <w15:commentEx w15:paraId="597E6C8A" w15:done="0"/>
  <w15:commentEx w15:paraId="74191BFA" w15:paraIdParent="597E6C8A" w15:done="0"/>
  <w15:commentEx w15:paraId="231FF5D5" w15:done="0"/>
  <w15:commentEx w15:paraId="0FB083D1" w15:done="0"/>
  <w15:commentEx w15:paraId="4EAB9ADB" w15:done="0"/>
  <w15:commentEx w15:paraId="53EEB151" w15:done="0"/>
  <w15:commentEx w15:paraId="7FA17234" w15:paraIdParent="53EEB151" w15:done="0"/>
  <w15:commentEx w15:paraId="2A10BBFC" w15:done="0"/>
  <w15:commentEx w15:paraId="30762A8D" w15:paraIdParent="2A10BBFC" w15:done="0"/>
  <w15:commentEx w15:paraId="6DBD5FAA" w15:done="0"/>
  <w15:commentEx w15:paraId="7A9C9ABE" w15:paraIdParent="6DBD5FAA" w15:done="0"/>
  <w15:commentEx w15:paraId="133CCDDD" w15:done="0"/>
  <w15:commentEx w15:paraId="2ACCDD72" w15:done="0"/>
  <w15:commentEx w15:paraId="1C46144E" w15:paraIdParent="2ACCDD72" w15:done="0"/>
  <w15:commentEx w15:paraId="60DEAF35" w15:done="0"/>
  <w15:commentEx w15:paraId="4C5D0499" w15:paraIdParent="60DEAF35" w15:done="0"/>
  <w15:commentEx w15:paraId="725F9E53" w15:done="0"/>
  <w15:commentEx w15:paraId="294C0A90" w15:paraIdParent="725F9E53" w15:done="0"/>
  <w15:commentEx w15:paraId="2F3B9EBD" w15:done="0"/>
  <w15:commentEx w15:paraId="56BAD37E" w15:paraIdParent="2F3B9EBD" w15:done="0"/>
  <w15:commentEx w15:paraId="7738C473" w15:done="0"/>
  <w15:commentEx w15:paraId="7B6D0CC0" w15:done="0"/>
  <w15:commentEx w15:paraId="79F4F2E8" w15:paraIdParent="7B6D0CC0" w15:done="0"/>
  <w15:commentEx w15:paraId="4507624E" w15:done="0"/>
  <w15:commentEx w15:paraId="345F52E8" w15:done="0"/>
  <w15:commentEx w15:paraId="47FC5B88" w15:paraIdParent="345F52E8" w15:done="0"/>
  <w15:commentEx w15:paraId="6A5F17F8" w15:done="0"/>
  <w15:commentEx w15:paraId="75FCAA58" w15:done="0"/>
  <w15:commentEx w15:paraId="0FB47E39" w15:done="0"/>
  <w15:commentEx w15:paraId="0DE99759" w15:paraIdParent="0FB47E39" w15:done="0"/>
  <w15:commentEx w15:paraId="5082529E" w15:done="0"/>
  <w15:commentEx w15:paraId="16D40B80" w15:paraIdParent="5082529E" w15:done="0"/>
  <w15:commentEx w15:paraId="5DA817F9" w15:done="0"/>
  <w15:commentEx w15:paraId="61E88F7F" w15:paraIdParent="5DA817F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CBA70E" w16cex:dateUtc="2021-08-21T20:23:00Z"/>
  <w16cex:commentExtensible w16cex:durableId="2590FEE5" w16cex:dateUtc="2022-01-18T13:55:00Z"/>
  <w16cex:commentExtensible w16cex:durableId="2590F7C9" w16cex:dateUtc="2022-01-18T17:24:00Z"/>
  <w16cex:commentExtensible w16cex:durableId="2591A975" w16cex:dateUtc="2022-01-19T06:02:00Z"/>
  <w16cex:commentExtensible w16cex:durableId="24CCB7C0" w16cex:dateUtc="2021-08-22T19:47:00Z"/>
  <w16cex:commentExtensible w16cex:durableId="25905119" w16cex:dateUtc="2022-01-18T01:33:00Z"/>
  <w16cex:commentExtensible w16cex:durableId="2590521B" w16cex:dateUtc="2022-01-18T01:37:00Z"/>
  <w16cex:commentExtensible w16cex:durableId="2590520D" w16cex:dateUtc="2022-01-18T01:37:00Z"/>
  <w16cex:commentExtensible w16cex:durableId="2590553E" w16cex:dateUtc="2022-01-18T01:51:00Z"/>
  <w16cex:commentExtensible w16cex:durableId="259056F8" w16cex:dateUtc="2022-01-18T01:58:00Z"/>
  <w16cex:commentExtensible w16cex:durableId="2590E670" w16cex:dateUtc="2022-01-18T16:10:00Z"/>
  <w16cex:commentExtensible w16cex:durableId="25905753" w16cex:dateUtc="2022-01-18T02:00:00Z"/>
  <w16cex:commentExtensible w16cex:durableId="2591B052" w16cex:dateUtc="2022-01-19T06:32:00Z"/>
  <w16cex:commentExtensible w16cex:durableId="259058FF" w16cex:dateUtc="2022-01-18T02:07:00Z"/>
  <w16cex:commentExtensible w16cex:durableId="2591BEE5" w16cex:dateUtc="2022-01-19T07:34:00Z"/>
  <w16cex:commentExtensible w16cex:durableId="259260D6" w16cex:dateUtc="2022-01-19T19:05:00Z"/>
  <w16cex:commentExtensible w16cex:durableId="25905AC3" w16cex:dateUtc="2022-01-18T02:14:00Z"/>
  <w16cex:commentExtensible w16cex:durableId="2591BEFC" w16cex:dateUtc="2022-01-19T07:34:00Z"/>
  <w16cex:commentExtensible w16cex:durableId="25905B11" w16cex:dateUtc="2022-01-18T02:16:00Z"/>
  <w16cex:commentExtensible w16cex:durableId="2591AAAD" w16cex:dateUtc="2022-01-19T06:07:00Z"/>
  <w16cex:commentExtensible w16cex:durableId="2590F663" w16cex:dateUtc="2022-01-18T13:18:00Z"/>
  <w16cex:commentExtensible w16cex:durableId="2591A858" w16cex:dateUtc="2022-01-19T05:58:00Z"/>
  <w16cex:commentExtensible w16cex:durableId="24D51C7A" w16cex:dateUtc="2021-08-29T04:35:00Z"/>
  <w16cex:commentExtensible w16cex:durableId="2590FC84" w16cex:dateUtc="2022-01-18T13:44:00Z"/>
  <w16cex:commentExtensible w16cex:durableId="2590FC3B" w16cex:dateUtc="2022-01-18T13:43:00Z"/>
  <w16cex:commentExtensible w16cex:durableId="24D51CD0" w16cex:dateUtc="2021-08-29T04:36:00Z"/>
  <w16cex:commentExtensible w16cex:durableId="25905144" w16cex:dateUtc="2022-01-18T01:34:00Z"/>
  <w16cex:commentExtensible w16cex:durableId="2590FCE5" w16cex:dateUtc="2022-01-18T13:46:00Z"/>
  <w16cex:commentExtensible w16cex:durableId="2591BA51" w16cex:dateUtc="2022-01-18T13:48:00Z"/>
  <w16cex:commentExtensible w16cex:durableId="2591BA50" w16cex:dateUtc="2022-01-19T05:47:00Z"/>
  <w16cex:commentExtensible w16cex:durableId="2591A551" w16cex:dateUtc="2022-01-19T05:45:00Z"/>
  <w16cex:commentExtensible w16cex:durableId="2590FE11" w16cex:dateUtc="2022-01-18T13:51:00Z"/>
  <w16cex:commentExtensible w16cex:durableId="2590FD35" w16cex:dateUtc="2022-01-18T13:47:00Z"/>
  <w16cex:commentExtensible w16cex:durableId="2590E6DC" w16cex:dateUtc="2022-01-18T16:12:00Z"/>
  <w16cex:commentExtensible w16cex:durableId="2590FDF5" w16cex:dateUtc="2022-01-18T13:51:00Z"/>
  <w16cex:commentExtensible w16cex:durableId="25919882" w16cex:dateUtc="2022-01-19T04:50:00Z"/>
  <w16cex:commentExtensible w16cex:durableId="2590FD54" w16cex:dateUtc="2022-01-18T13:48:00Z"/>
  <w16cex:commentExtensible w16cex:durableId="2591A5E7" w16cex:dateUtc="2022-01-19T05: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F83AAC3" w16cid:durableId="24CBA70E"/>
  <w16cid:commentId w16cid:paraId="7BB7640C" w16cid:durableId="2590FEE5"/>
  <w16cid:commentId w16cid:paraId="7A61EE66" w16cid:durableId="2590F7C9"/>
  <w16cid:commentId w16cid:paraId="1AD05818" w16cid:durableId="2591A975"/>
  <w16cid:commentId w16cid:paraId="597E6C8A" w16cid:durableId="24CCB7C0"/>
  <w16cid:commentId w16cid:paraId="74191BFA" w16cid:durableId="25905119"/>
  <w16cid:commentId w16cid:paraId="231FF5D5" w16cid:durableId="2590521B"/>
  <w16cid:commentId w16cid:paraId="0FB083D1" w16cid:durableId="2590520D"/>
  <w16cid:commentId w16cid:paraId="4EAB9ADB" w16cid:durableId="2590553E"/>
  <w16cid:commentId w16cid:paraId="53EEB151" w16cid:durableId="259056F8"/>
  <w16cid:commentId w16cid:paraId="7FA17234" w16cid:durableId="2590E670"/>
  <w16cid:commentId w16cid:paraId="2A10BBFC" w16cid:durableId="25905753"/>
  <w16cid:commentId w16cid:paraId="30762A8D" w16cid:durableId="2591B052"/>
  <w16cid:commentId w16cid:paraId="6DBD5FAA" w16cid:durableId="259058FF"/>
  <w16cid:commentId w16cid:paraId="7A9C9ABE" w16cid:durableId="2591BEE5"/>
  <w16cid:commentId w16cid:paraId="133CCDDD" w16cid:durableId="259260D6"/>
  <w16cid:commentId w16cid:paraId="2ACCDD72" w16cid:durableId="25905AC3"/>
  <w16cid:commentId w16cid:paraId="1C46144E" w16cid:durableId="2591BEFC"/>
  <w16cid:commentId w16cid:paraId="60DEAF35" w16cid:durableId="25905B11"/>
  <w16cid:commentId w16cid:paraId="4C5D0499" w16cid:durableId="2591AAAD"/>
  <w16cid:commentId w16cid:paraId="725F9E53" w16cid:durableId="2590F663"/>
  <w16cid:commentId w16cid:paraId="294C0A90" w16cid:durableId="2591A858"/>
  <w16cid:commentId w16cid:paraId="2F3B9EBD" w16cid:durableId="24D51C7A"/>
  <w16cid:commentId w16cid:paraId="56BAD37E" w16cid:durableId="2590FC84"/>
  <w16cid:commentId w16cid:paraId="7738C473" w16cid:durableId="2590FC3B"/>
  <w16cid:commentId w16cid:paraId="7B6D0CC0" w16cid:durableId="24D51CD0"/>
  <w16cid:commentId w16cid:paraId="79F4F2E8" w16cid:durableId="25905144"/>
  <w16cid:commentId w16cid:paraId="4507624E" w16cid:durableId="2590FCE5"/>
  <w16cid:commentId w16cid:paraId="345F52E8" w16cid:durableId="2591BA51"/>
  <w16cid:commentId w16cid:paraId="47FC5B88" w16cid:durableId="2591BA50"/>
  <w16cid:commentId w16cid:paraId="6A5F17F8" w16cid:durableId="2591A551"/>
  <w16cid:commentId w16cid:paraId="75FCAA58" w16cid:durableId="2590FE11"/>
  <w16cid:commentId w16cid:paraId="0FB47E39" w16cid:durableId="2590FD35"/>
  <w16cid:commentId w16cid:paraId="0DE99759" w16cid:durableId="2590E6DC"/>
  <w16cid:commentId w16cid:paraId="5082529E" w16cid:durableId="2590FDF5"/>
  <w16cid:commentId w16cid:paraId="16D40B80" w16cid:durableId="25919882"/>
  <w16cid:commentId w16cid:paraId="5DA817F9" w16cid:durableId="2590FD54"/>
  <w16cid:commentId w16cid:paraId="61E88F7F" w16cid:durableId="2591A5E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7DBA9E" w14:textId="77777777" w:rsidR="00DF0FA1" w:rsidRDefault="00DF0FA1" w:rsidP="001B6364">
      <w:r>
        <w:separator/>
      </w:r>
    </w:p>
  </w:endnote>
  <w:endnote w:type="continuationSeparator" w:id="0">
    <w:p w14:paraId="332F5035" w14:textId="77777777" w:rsidR="00DF0FA1" w:rsidRDefault="00DF0FA1" w:rsidP="001B63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21829900"/>
      <w:docPartObj>
        <w:docPartGallery w:val="Page Numbers (Bottom of Page)"/>
        <w:docPartUnique/>
      </w:docPartObj>
    </w:sdtPr>
    <w:sdtEndPr>
      <w:rPr>
        <w:rStyle w:val="PageNumber"/>
      </w:rPr>
    </w:sdtEndPr>
    <w:sdtContent>
      <w:p w14:paraId="1ECFAFC9" w14:textId="6CD836E4" w:rsidR="00D620C1" w:rsidRDefault="00D620C1" w:rsidP="00DE6861">
        <w:pPr>
          <w:pStyle w:val="Footer"/>
          <w:framePr w:wrap="none" w:vAnchor="text" w:hAnchor="margin" w:xAlign="center" w:y="1"/>
          <w:rPr>
            <w:rStyle w:val="PageNumber"/>
            <w:lang w:eastAsia="en-US"/>
          </w:rPr>
        </w:pPr>
        <w:r>
          <w:rPr>
            <w:rStyle w:val="PageNumber"/>
          </w:rPr>
          <w:fldChar w:fldCharType="begin"/>
        </w:r>
        <w:r>
          <w:rPr>
            <w:rStyle w:val="PageNumber"/>
          </w:rPr>
          <w:instrText xml:space="preserve"> PAGE </w:instrText>
        </w:r>
        <w:r>
          <w:rPr>
            <w:rStyle w:val="PageNumber"/>
          </w:rPr>
          <w:fldChar w:fldCharType="end"/>
        </w:r>
      </w:p>
    </w:sdtContent>
  </w:sdt>
  <w:p w14:paraId="74E56139" w14:textId="77777777" w:rsidR="00D620C1" w:rsidRDefault="00D620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85897386"/>
      <w:docPartObj>
        <w:docPartGallery w:val="Page Numbers (Bottom of Page)"/>
        <w:docPartUnique/>
      </w:docPartObj>
    </w:sdtPr>
    <w:sdtEndPr>
      <w:rPr>
        <w:rStyle w:val="PageNumber"/>
      </w:rPr>
    </w:sdtEndPr>
    <w:sdtContent>
      <w:p w14:paraId="31268349" w14:textId="60FC131F" w:rsidR="00D620C1" w:rsidRDefault="00D620C1" w:rsidP="00DE6861">
        <w:pPr>
          <w:pStyle w:val="Footer"/>
          <w:framePr w:wrap="none" w:vAnchor="text" w:hAnchor="margin" w:xAlign="center" w:y="1"/>
          <w:rPr>
            <w:rStyle w:val="PageNumber"/>
            <w:lang w:eastAsia="en-US"/>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7B90CA3" w14:textId="77777777" w:rsidR="00D620C1" w:rsidRDefault="00D620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9F567D" w14:textId="77777777" w:rsidR="00DF0FA1" w:rsidRDefault="00DF0FA1" w:rsidP="001B6364">
      <w:r>
        <w:separator/>
      </w:r>
    </w:p>
  </w:footnote>
  <w:footnote w:type="continuationSeparator" w:id="0">
    <w:p w14:paraId="0B51BAEB" w14:textId="77777777" w:rsidR="00DF0FA1" w:rsidRDefault="00DF0FA1" w:rsidP="001B636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01ED62" w14:textId="4465E68C" w:rsidR="0001115B" w:rsidRDefault="0001115B">
    <w:pPr>
      <w:pStyle w:val="Header"/>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E49A7"/>
    <w:multiLevelType w:val="multilevel"/>
    <w:tmpl w:val="9DB25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A397475"/>
    <w:multiLevelType w:val="multilevel"/>
    <w:tmpl w:val="DFFC7BAE"/>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tt Cheng">
    <w15:presenceInfo w15:providerId="AD" w15:userId="S::lhcheng@alaska.edu::94d12eee-d550-4f0c-adaa-5f61513175f5"/>
  </w15:person>
  <w15:person w15:author="Nathan Furey">
    <w15:presenceInfo w15:providerId="None" w15:userId="Nathan Furey"/>
  </w15:person>
  <w15:person w15:author="Nathaniel Furey">
    <w15:presenceInfo w15:providerId="Windows Live" w15:userId="1651fab5952cdf45"/>
  </w15:person>
  <w15:person w15:author="Cheng, Matt">
    <w15:presenceInfo w15:providerId="AD" w15:userId="S::lhc1005@wildcats.unh.edu::1328aada-3719-4304-b574-d1fa2f36a43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3"/>
  <w:displayBackgroundShape/>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7DFB"/>
    <w:rsid w:val="000013B7"/>
    <w:rsid w:val="00005BF8"/>
    <w:rsid w:val="00007E01"/>
    <w:rsid w:val="0001115B"/>
    <w:rsid w:val="00011648"/>
    <w:rsid w:val="00011AF1"/>
    <w:rsid w:val="000129F5"/>
    <w:rsid w:val="00015A53"/>
    <w:rsid w:val="00015CED"/>
    <w:rsid w:val="00024D0D"/>
    <w:rsid w:val="00025D99"/>
    <w:rsid w:val="00027EA0"/>
    <w:rsid w:val="00030ADC"/>
    <w:rsid w:val="0003129C"/>
    <w:rsid w:val="0003245F"/>
    <w:rsid w:val="00033F37"/>
    <w:rsid w:val="00034874"/>
    <w:rsid w:val="00034D3A"/>
    <w:rsid w:val="00034E5C"/>
    <w:rsid w:val="00035532"/>
    <w:rsid w:val="00036B71"/>
    <w:rsid w:val="00040BC0"/>
    <w:rsid w:val="00041BD2"/>
    <w:rsid w:val="00041BD9"/>
    <w:rsid w:val="000440D6"/>
    <w:rsid w:val="00044419"/>
    <w:rsid w:val="000453B6"/>
    <w:rsid w:val="000478E8"/>
    <w:rsid w:val="00050EBB"/>
    <w:rsid w:val="00051394"/>
    <w:rsid w:val="00054822"/>
    <w:rsid w:val="00055DD6"/>
    <w:rsid w:val="000561D6"/>
    <w:rsid w:val="000570A7"/>
    <w:rsid w:val="00057900"/>
    <w:rsid w:val="000606ED"/>
    <w:rsid w:val="00061B05"/>
    <w:rsid w:val="00063B17"/>
    <w:rsid w:val="000642D5"/>
    <w:rsid w:val="00064CB0"/>
    <w:rsid w:val="0006572A"/>
    <w:rsid w:val="00066510"/>
    <w:rsid w:val="000679F4"/>
    <w:rsid w:val="00070316"/>
    <w:rsid w:val="00070FE6"/>
    <w:rsid w:val="00073BBD"/>
    <w:rsid w:val="0007569F"/>
    <w:rsid w:val="0007590A"/>
    <w:rsid w:val="00075D7D"/>
    <w:rsid w:val="00076409"/>
    <w:rsid w:val="00080D1A"/>
    <w:rsid w:val="00082819"/>
    <w:rsid w:val="00083B01"/>
    <w:rsid w:val="0008415A"/>
    <w:rsid w:val="00084857"/>
    <w:rsid w:val="00086549"/>
    <w:rsid w:val="00091881"/>
    <w:rsid w:val="00092FFB"/>
    <w:rsid w:val="0009314F"/>
    <w:rsid w:val="000941E5"/>
    <w:rsid w:val="00094739"/>
    <w:rsid w:val="000A010D"/>
    <w:rsid w:val="000A03A8"/>
    <w:rsid w:val="000A108F"/>
    <w:rsid w:val="000A3EF9"/>
    <w:rsid w:val="000A5FBE"/>
    <w:rsid w:val="000B02D1"/>
    <w:rsid w:val="000B0E21"/>
    <w:rsid w:val="000B11C2"/>
    <w:rsid w:val="000B4D3A"/>
    <w:rsid w:val="000B5538"/>
    <w:rsid w:val="000B6AC9"/>
    <w:rsid w:val="000C1580"/>
    <w:rsid w:val="000C2FD5"/>
    <w:rsid w:val="000C3FB7"/>
    <w:rsid w:val="000C5A89"/>
    <w:rsid w:val="000C6B7E"/>
    <w:rsid w:val="000C7CD0"/>
    <w:rsid w:val="000D0073"/>
    <w:rsid w:val="000D01A6"/>
    <w:rsid w:val="000D06EF"/>
    <w:rsid w:val="000D0BF3"/>
    <w:rsid w:val="000D13F8"/>
    <w:rsid w:val="000D1863"/>
    <w:rsid w:val="000D1B7E"/>
    <w:rsid w:val="000D22D2"/>
    <w:rsid w:val="000D4206"/>
    <w:rsid w:val="000D4704"/>
    <w:rsid w:val="000D515B"/>
    <w:rsid w:val="000D5280"/>
    <w:rsid w:val="000D5B62"/>
    <w:rsid w:val="000D73CE"/>
    <w:rsid w:val="000E3637"/>
    <w:rsid w:val="000E39A1"/>
    <w:rsid w:val="000E61D3"/>
    <w:rsid w:val="000F0369"/>
    <w:rsid w:val="000F245F"/>
    <w:rsid w:val="000F4375"/>
    <w:rsid w:val="000F485D"/>
    <w:rsid w:val="000F7CB5"/>
    <w:rsid w:val="001022A3"/>
    <w:rsid w:val="0010260D"/>
    <w:rsid w:val="001027FA"/>
    <w:rsid w:val="00102F19"/>
    <w:rsid w:val="001067F4"/>
    <w:rsid w:val="00107DB2"/>
    <w:rsid w:val="00110D7F"/>
    <w:rsid w:val="00110FC9"/>
    <w:rsid w:val="00110FCE"/>
    <w:rsid w:val="00111FA1"/>
    <w:rsid w:val="001125DD"/>
    <w:rsid w:val="00114678"/>
    <w:rsid w:val="00115DBD"/>
    <w:rsid w:val="00115E39"/>
    <w:rsid w:val="00122948"/>
    <w:rsid w:val="001245C1"/>
    <w:rsid w:val="0012484D"/>
    <w:rsid w:val="0012509D"/>
    <w:rsid w:val="00125666"/>
    <w:rsid w:val="00125C5F"/>
    <w:rsid w:val="00127210"/>
    <w:rsid w:val="001301FE"/>
    <w:rsid w:val="00135C9C"/>
    <w:rsid w:val="00140DD6"/>
    <w:rsid w:val="00141A88"/>
    <w:rsid w:val="001421E8"/>
    <w:rsid w:val="00143197"/>
    <w:rsid w:val="00144755"/>
    <w:rsid w:val="001449C5"/>
    <w:rsid w:val="0014796A"/>
    <w:rsid w:val="001511A4"/>
    <w:rsid w:val="0015417C"/>
    <w:rsid w:val="00162157"/>
    <w:rsid w:val="001678CC"/>
    <w:rsid w:val="00171117"/>
    <w:rsid w:val="00171C9B"/>
    <w:rsid w:val="00173214"/>
    <w:rsid w:val="001750A2"/>
    <w:rsid w:val="001763C8"/>
    <w:rsid w:val="00176D95"/>
    <w:rsid w:val="00177926"/>
    <w:rsid w:val="0018010C"/>
    <w:rsid w:val="00180783"/>
    <w:rsid w:val="00181700"/>
    <w:rsid w:val="001821C4"/>
    <w:rsid w:val="00182D35"/>
    <w:rsid w:val="0018336F"/>
    <w:rsid w:val="001834BE"/>
    <w:rsid w:val="00183C7E"/>
    <w:rsid w:val="00183FE0"/>
    <w:rsid w:val="00191C8E"/>
    <w:rsid w:val="00194E15"/>
    <w:rsid w:val="00195F97"/>
    <w:rsid w:val="00196278"/>
    <w:rsid w:val="00196CBB"/>
    <w:rsid w:val="001A02CC"/>
    <w:rsid w:val="001A0AA4"/>
    <w:rsid w:val="001A0C7C"/>
    <w:rsid w:val="001A128D"/>
    <w:rsid w:val="001A1A05"/>
    <w:rsid w:val="001A20C4"/>
    <w:rsid w:val="001A277D"/>
    <w:rsid w:val="001A28BA"/>
    <w:rsid w:val="001A75E0"/>
    <w:rsid w:val="001A7F55"/>
    <w:rsid w:val="001B1396"/>
    <w:rsid w:val="001B16E4"/>
    <w:rsid w:val="001B1FB4"/>
    <w:rsid w:val="001B2CB9"/>
    <w:rsid w:val="001B31E7"/>
    <w:rsid w:val="001B40CB"/>
    <w:rsid w:val="001B4EBE"/>
    <w:rsid w:val="001B6364"/>
    <w:rsid w:val="001C05D9"/>
    <w:rsid w:val="001C2E2E"/>
    <w:rsid w:val="001C3F1A"/>
    <w:rsid w:val="001C593E"/>
    <w:rsid w:val="001D1E28"/>
    <w:rsid w:val="001D3317"/>
    <w:rsid w:val="001D4536"/>
    <w:rsid w:val="001E2AC4"/>
    <w:rsid w:val="001E33AC"/>
    <w:rsid w:val="001E5563"/>
    <w:rsid w:val="001E64E1"/>
    <w:rsid w:val="001F1897"/>
    <w:rsid w:val="001F660B"/>
    <w:rsid w:val="0020067E"/>
    <w:rsid w:val="00200CAA"/>
    <w:rsid w:val="002027AE"/>
    <w:rsid w:val="002035AB"/>
    <w:rsid w:val="00210132"/>
    <w:rsid w:val="00210D98"/>
    <w:rsid w:val="00213B83"/>
    <w:rsid w:val="00214477"/>
    <w:rsid w:val="002205A8"/>
    <w:rsid w:val="00220904"/>
    <w:rsid w:val="0022150E"/>
    <w:rsid w:val="00224AAF"/>
    <w:rsid w:val="00224BB5"/>
    <w:rsid w:val="00226605"/>
    <w:rsid w:val="0022705C"/>
    <w:rsid w:val="00231138"/>
    <w:rsid w:val="00231922"/>
    <w:rsid w:val="00231986"/>
    <w:rsid w:val="0023390A"/>
    <w:rsid w:val="002357CF"/>
    <w:rsid w:val="0024051A"/>
    <w:rsid w:val="00242FC2"/>
    <w:rsid w:val="00247DFB"/>
    <w:rsid w:val="002501C6"/>
    <w:rsid w:val="00254C19"/>
    <w:rsid w:val="00254EA2"/>
    <w:rsid w:val="00255EF0"/>
    <w:rsid w:val="00256422"/>
    <w:rsid w:val="00256493"/>
    <w:rsid w:val="002568B2"/>
    <w:rsid w:val="00257952"/>
    <w:rsid w:val="00257D33"/>
    <w:rsid w:val="00260178"/>
    <w:rsid w:val="00260B18"/>
    <w:rsid w:val="0026375E"/>
    <w:rsid w:val="002642F1"/>
    <w:rsid w:val="00264BFE"/>
    <w:rsid w:val="00266247"/>
    <w:rsid w:val="00270303"/>
    <w:rsid w:val="002735AC"/>
    <w:rsid w:val="00273771"/>
    <w:rsid w:val="00273DE3"/>
    <w:rsid w:val="00274406"/>
    <w:rsid w:val="00276545"/>
    <w:rsid w:val="00277A6C"/>
    <w:rsid w:val="00286088"/>
    <w:rsid w:val="002865E5"/>
    <w:rsid w:val="002868CE"/>
    <w:rsid w:val="00286ADD"/>
    <w:rsid w:val="00286F34"/>
    <w:rsid w:val="0029759D"/>
    <w:rsid w:val="00297B1B"/>
    <w:rsid w:val="002A1500"/>
    <w:rsid w:val="002A1ED9"/>
    <w:rsid w:val="002A6C5B"/>
    <w:rsid w:val="002B0B35"/>
    <w:rsid w:val="002B0CAF"/>
    <w:rsid w:val="002B1A6E"/>
    <w:rsid w:val="002B28F2"/>
    <w:rsid w:val="002B6FBE"/>
    <w:rsid w:val="002C0902"/>
    <w:rsid w:val="002C0AB0"/>
    <w:rsid w:val="002C32B2"/>
    <w:rsid w:val="002C64E2"/>
    <w:rsid w:val="002C6BBB"/>
    <w:rsid w:val="002C7A7E"/>
    <w:rsid w:val="002D142A"/>
    <w:rsid w:val="002D3A46"/>
    <w:rsid w:val="002D41DA"/>
    <w:rsid w:val="002D5600"/>
    <w:rsid w:val="002D64CD"/>
    <w:rsid w:val="002E28B2"/>
    <w:rsid w:val="002E29F4"/>
    <w:rsid w:val="002E3209"/>
    <w:rsid w:val="002E445B"/>
    <w:rsid w:val="002E7419"/>
    <w:rsid w:val="002F17C7"/>
    <w:rsid w:val="002F5077"/>
    <w:rsid w:val="002F65DA"/>
    <w:rsid w:val="002F7BBB"/>
    <w:rsid w:val="002F7EC1"/>
    <w:rsid w:val="0030178B"/>
    <w:rsid w:val="00304103"/>
    <w:rsid w:val="00304672"/>
    <w:rsid w:val="003049AA"/>
    <w:rsid w:val="0030541D"/>
    <w:rsid w:val="00307B65"/>
    <w:rsid w:val="00310E6A"/>
    <w:rsid w:val="003110FD"/>
    <w:rsid w:val="00313956"/>
    <w:rsid w:val="00315776"/>
    <w:rsid w:val="003160BB"/>
    <w:rsid w:val="00321EC7"/>
    <w:rsid w:val="00322712"/>
    <w:rsid w:val="00325415"/>
    <w:rsid w:val="00325D08"/>
    <w:rsid w:val="00326BD0"/>
    <w:rsid w:val="0032747A"/>
    <w:rsid w:val="003336BE"/>
    <w:rsid w:val="00335E39"/>
    <w:rsid w:val="0034010C"/>
    <w:rsid w:val="003405C0"/>
    <w:rsid w:val="00340CF0"/>
    <w:rsid w:val="0034106C"/>
    <w:rsid w:val="00342346"/>
    <w:rsid w:val="00344B3C"/>
    <w:rsid w:val="00344C87"/>
    <w:rsid w:val="003459C9"/>
    <w:rsid w:val="00345BA2"/>
    <w:rsid w:val="003474AF"/>
    <w:rsid w:val="0034781B"/>
    <w:rsid w:val="003511CA"/>
    <w:rsid w:val="00351E39"/>
    <w:rsid w:val="00354A6D"/>
    <w:rsid w:val="003552F1"/>
    <w:rsid w:val="003567AA"/>
    <w:rsid w:val="003573B7"/>
    <w:rsid w:val="00362883"/>
    <w:rsid w:val="00362EBE"/>
    <w:rsid w:val="0036413B"/>
    <w:rsid w:val="00364AC6"/>
    <w:rsid w:val="00364C75"/>
    <w:rsid w:val="00365C77"/>
    <w:rsid w:val="00365F85"/>
    <w:rsid w:val="003660B0"/>
    <w:rsid w:val="0037100D"/>
    <w:rsid w:val="003730E5"/>
    <w:rsid w:val="003742CE"/>
    <w:rsid w:val="00374B3C"/>
    <w:rsid w:val="0037518F"/>
    <w:rsid w:val="003765B1"/>
    <w:rsid w:val="003772FB"/>
    <w:rsid w:val="003835FE"/>
    <w:rsid w:val="003845EF"/>
    <w:rsid w:val="003845F6"/>
    <w:rsid w:val="00384CCE"/>
    <w:rsid w:val="003855F0"/>
    <w:rsid w:val="0038661C"/>
    <w:rsid w:val="00391763"/>
    <w:rsid w:val="00392D14"/>
    <w:rsid w:val="003931A7"/>
    <w:rsid w:val="003936F3"/>
    <w:rsid w:val="00393BE2"/>
    <w:rsid w:val="003944BE"/>
    <w:rsid w:val="00395215"/>
    <w:rsid w:val="00395F3A"/>
    <w:rsid w:val="0039620F"/>
    <w:rsid w:val="0039632F"/>
    <w:rsid w:val="0039663A"/>
    <w:rsid w:val="00396D10"/>
    <w:rsid w:val="00397245"/>
    <w:rsid w:val="003A097E"/>
    <w:rsid w:val="003A1D8B"/>
    <w:rsid w:val="003A205E"/>
    <w:rsid w:val="003A3B5D"/>
    <w:rsid w:val="003B0B3C"/>
    <w:rsid w:val="003B180C"/>
    <w:rsid w:val="003B19C0"/>
    <w:rsid w:val="003B4F34"/>
    <w:rsid w:val="003B589F"/>
    <w:rsid w:val="003C0164"/>
    <w:rsid w:val="003C0E6A"/>
    <w:rsid w:val="003C1338"/>
    <w:rsid w:val="003C1427"/>
    <w:rsid w:val="003C226E"/>
    <w:rsid w:val="003C3040"/>
    <w:rsid w:val="003C350E"/>
    <w:rsid w:val="003C49AA"/>
    <w:rsid w:val="003C7BFC"/>
    <w:rsid w:val="003D145C"/>
    <w:rsid w:val="003D1B10"/>
    <w:rsid w:val="003D1E2B"/>
    <w:rsid w:val="003D420E"/>
    <w:rsid w:val="003D4F11"/>
    <w:rsid w:val="003E03CF"/>
    <w:rsid w:val="003E17E5"/>
    <w:rsid w:val="003E1F45"/>
    <w:rsid w:val="003E323C"/>
    <w:rsid w:val="003E3306"/>
    <w:rsid w:val="003E3481"/>
    <w:rsid w:val="003E3586"/>
    <w:rsid w:val="003E3A07"/>
    <w:rsid w:val="003E6A11"/>
    <w:rsid w:val="003F0048"/>
    <w:rsid w:val="003F41B0"/>
    <w:rsid w:val="003F48C6"/>
    <w:rsid w:val="003F4D55"/>
    <w:rsid w:val="003F6C38"/>
    <w:rsid w:val="003F7EFA"/>
    <w:rsid w:val="00400F5A"/>
    <w:rsid w:val="0040114D"/>
    <w:rsid w:val="00401DFD"/>
    <w:rsid w:val="00404031"/>
    <w:rsid w:val="0040411F"/>
    <w:rsid w:val="004042B7"/>
    <w:rsid w:val="00405AA6"/>
    <w:rsid w:val="00407180"/>
    <w:rsid w:val="00407939"/>
    <w:rsid w:val="004128D3"/>
    <w:rsid w:val="00416939"/>
    <w:rsid w:val="004213E0"/>
    <w:rsid w:val="004219CF"/>
    <w:rsid w:val="004248EE"/>
    <w:rsid w:val="004250AE"/>
    <w:rsid w:val="004302B2"/>
    <w:rsid w:val="0043259B"/>
    <w:rsid w:val="00433401"/>
    <w:rsid w:val="00433708"/>
    <w:rsid w:val="00434548"/>
    <w:rsid w:val="00440B18"/>
    <w:rsid w:val="00441F6C"/>
    <w:rsid w:val="00442562"/>
    <w:rsid w:val="00444690"/>
    <w:rsid w:val="00444F3F"/>
    <w:rsid w:val="00445291"/>
    <w:rsid w:val="00445FBB"/>
    <w:rsid w:val="004463C3"/>
    <w:rsid w:val="004471C4"/>
    <w:rsid w:val="004522E7"/>
    <w:rsid w:val="004547C7"/>
    <w:rsid w:val="004570E3"/>
    <w:rsid w:val="00457277"/>
    <w:rsid w:val="00461B68"/>
    <w:rsid w:val="00464DBB"/>
    <w:rsid w:val="00466040"/>
    <w:rsid w:val="00470154"/>
    <w:rsid w:val="00471177"/>
    <w:rsid w:val="00472CAA"/>
    <w:rsid w:val="004733C1"/>
    <w:rsid w:val="00474473"/>
    <w:rsid w:val="004812BB"/>
    <w:rsid w:val="00491490"/>
    <w:rsid w:val="00492709"/>
    <w:rsid w:val="004934B5"/>
    <w:rsid w:val="00493F76"/>
    <w:rsid w:val="00497698"/>
    <w:rsid w:val="004A0F87"/>
    <w:rsid w:val="004A33E9"/>
    <w:rsid w:val="004A43EE"/>
    <w:rsid w:val="004A4499"/>
    <w:rsid w:val="004A53BF"/>
    <w:rsid w:val="004B438C"/>
    <w:rsid w:val="004C29C2"/>
    <w:rsid w:val="004C7C2D"/>
    <w:rsid w:val="004D39DF"/>
    <w:rsid w:val="004D4D52"/>
    <w:rsid w:val="004D5430"/>
    <w:rsid w:val="004D5BB0"/>
    <w:rsid w:val="004E02FB"/>
    <w:rsid w:val="004E2A45"/>
    <w:rsid w:val="004E2D3C"/>
    <w:rsid w:val="004E3705"/>
    <w:rsid w:val="004E3A3F"/>
    <w:rsid w:val="004E6228"/>
    <w:rsid w:val="004E63C1"/>
    <w:rsid w:val="004E6A08"/>
    <w:rsid w:val="004E718B"/>
    <w:rsid w:val="004F0260"/>
    <w:rsid w:val="004F092F"/>
    <w:rsid w:val="004F15FC"/>
    <w:rsid w:val="004F1F2C"/>
    <w:rsid w:val="004F3769"/>
    <w:rsid w:val="004F3A89"/>
    <w:rsid w:val="004F46A5"/>
    <w:rsid w:val="004F4E79"/>
    <w:rsid w:val="004F56A4"/>
    <w:rsid w:val="004F5E30"/>
    <w:rsid w:val="004F77AA"/>
    <w:rsid w:val="00501C7B"/>
    <w:rsid w:val="00502397"/>
    <w:rsid w:val="0050488C"/>
    <w:rsid w:val="00507B0A"/>
    <w:rsid w:val="0051186A"/>
    <w:rsid w:val="00514C8C"/>
    <w:rsid w:val="00516493"/>
    <w:rsid w:val="005200D8"/>
    <w:rsid w:val="00520319"/>
    <w:rsid w:val="00522101"/>
    <w:rsid w:val="00522403"/>
    <w:rsid w:val="00527A3A"/>
    <w:rsid w:val="0054131B"/>
    <w:rsid w:val="005428F7"/>
    <w:rsid w:val="00542AF4"/>
    <w:rsid w:val="005435CD"/>
    <w:rsid w:val="005437D6"/>
    <w:rsid w:val="00543B47"/>
    <w:rsid w:val="00543CA4"/>
    <w:rsid w:val="00544ED5"/>
    <w:rsid w:val="0054528C"/>
    <w:rsid w:val="00545AB4"/>
    <w:rsid w:val="00552A4A"/>
    <w:rsid w:val="00552F3A"/>
    <w:rsid w:val="00554B94"/>
    <w:rsid w:val="0055797D"/>
    <w:rsid w:val="00560ECE"/>
    <w:rsid w:val="00561E42"/>
    <w:rsid w:val="005625B0"/>
    <w:rsid w:val="00564ADC"/>
    <w:rsid w:val="005676B1"/>
    <w:rsid w:val="00567D97"/>
    <w:rsid w:val="00571EF3"/>
    <w:rsid w:val="005732E4"/>
    <w:rsid w:val="00573470"/>
    <w:rsid w:val="005741C5"/>
    <w:rsid w:val="00574E5C"/>
    <w:rsid w:val="00576637"/>
    <w:rsid w:val="00582A69"/>
    <w:rsid w:val="00584A1B"/>
    <w:rsid w:val="005853AA"/>
    <w:rsid w:val="005864C6"/>
    <w:rsid w:val="00586BEA"/>
    <w:rsid w:val="00587CC9"/>
    <w:rsid w:val="00592A5F"/>
    <w:rsid w:val="00593BB9"/>
    <w:rsid w:val="00595772"/>
    <w:rsid w:val="005960B7"/>
    <w:rsid w:val="00596935"/>
    <w:rsid w:val="005976F1"/>
    <w:rsid w:val="005978C6"/>
    <w:rsid w:val="005A1218"/>
    <w:rsid w:val="005A1301"/>
    <w:rsid w:val="005A2294"/>
    <w:rsid w:val="005A31B1"/>
    <w:rsid w:val="005A6DB0"/>
    <w:rsid w:val="005A6F45"/>
    <w:rsid w:val="005B0262"/>
    <w:rsid w:val="005B5E84"/>
    <w:rsid w:val="005B7A9D"/>
    <w:rsid w:val="005C037F"/>
    <w:rsid w:val="005C26B4"/>
    <w:rsid w:val="005C3E74"/>
    <w:rsid w:val="005C4899"/>
    <w:rsid w:val="005C49A7"/>
    <w:rsid w:val="005C61B5"/>
    <w:rsid w:val="005C6890"/>
    <w:rsid w:val="005C6F08"/>
    <w:rsid w:val="005D0B5F"/>
    <w:rsid w:val="005D14E1"/>
    <w:rsid w:val="005D1C6D"/>
    <w:rsid w:val="005D2C91"/>
    <w:rsid w:val="005D33B4"/>
    <w:rsid w:val="005D39D9"/>
    <w:rsid w:val="005D6D0C"/>
    <w:rsid w:val="005D74FC"/>
    <w:rsid w:val="005E09E2"/>
    <w:rsid w:val="005E16DC"/>
    <w:rsid w:val="005E195E"/>
    <w:rsid w:val="005E1D1A"/>
    <w:rsid w:val="005E2D5B"/>
    <w:rsid w:val="005E55F5"/>
    <w:rsid w:val="005E5834"/>
    <w:rsid w:val="005E5B10"/>
    <w:rsid w:val="005E5FCC"/>
    <w:rsid w:val="005E68C7"/>
    <w:rsid w:val="005F245C"/>
    <w:rsid w:val="005F4C20"/>
    <w:rsid w:val="005F5208"/>
    <w:rsid w:val="00600284"/>
    <w:rsid w:val="006016A2"/>
    <w:rsid w:val="00601999"/>
    <w:rsid w:val="00605406"/>
    <w:rsid w:val="006055DF"/>
    <w:rsid w:val="00612D44"/>
    <w:rsid w:val="00613F52"/>
    <w:rsid w:val="0061456B"/>
    <w:rsid w:val="00614D1A"/>
    <w:rsid w:val="00614F5C"/>
    <w:rsid w:val="006151A8"/>
    <w:rsid w:val="006159F4"/>
    <w:rsid w:val="00615B2D"/>
    <w:rsid w:val="00615E92"/>
    <w:rsid w:val="006179C7"/>
    <w:rsid w:val="00620D67"/>
    <w:rsid w:val="00620DE7"/>
    <w:rsid w:val="006228A4"/>
    <w:rsid w:val="0062299F"/>
    <w:rsid w:val="0062579B"/>
    <w:rsid w:val="006300EE"/>
    <w:rsid w:val="006324EE"/>
    <w:rsid w:val="006327DA"/>
    <w:rsid w:val="006331BD"/>
    <w:rsid w:val="00633D83"/>
    <w:rsid w:val="0063408A"/>
    <w:rsid w:val="00634AFD"/>
    <w:rsid w:val="00640ACB"/>
    <w:rsid w:val="00641400"/>
    <w:rsid w:val="00643646"/>
    <w:rsid w:val="00645AF8"/>
    <w:rsid w:val="006526FB"/>
    <w:rsid w:val="00654F2C"/>
    <w:rsid w:val="00655D4C"/>
    <w:rsid w:val="00656CA3"/>
    <w:rsid w:val="006613C2"/>
    <w:rsid w:val="00661A48"/>
    <w:rsid w:val="006636D5"/>
    <w:rsid w:val="00663FE1"/>
    <w:rsid w:val="006649FE"/>
    <w:rsid w:val="00665146"/>
    <w:rsid w:val="00665205"/>
    <w:rsid w:val="00665675"/>
    <w:rsid w:val="00670ECE"/>
    <w:rsid w:val="006710E8"/>
    <w:rsid w:val="006734E0"/>
    <w:rsid w:val="006736DA"/>
    <w:rsid w:val="00673BF2"/>
    <w:rsid w:val="006772C8"/>
    <w:rsid w:val="006806FF"/>
    <w:rsid w:val="0068424B"/>
    <w:rsid w:val="006845BF"/>
    <w:rsid w:val="00686E8F"/>
    <w:rsid w:val="00686FB2"/>
    <w:rsid w:val="006873A9"/>
    <w:rsid w:val="00690422"/>
    <w:rsid w:val="00692831"/>
    <w:rsid w:val="00693A0E"/>
    <w:rsid w:val="00695639"/>
    <w:rsid w:val="006A554C"/>
    <w:rsid w:val="006B5B71"/>
    <w:rsid w:val="006B6829"/>
    <w:rsid w:val="006B7641"/>
    <w:rsid w:val="006C3D4F"/>
    <w:rsid w:val="006C5F79"/>
    <w:rsid w:val="006C6E38"/>
    <w:rsid w:val="006D34D1"/>
    <w:rsid w:val="006D3B89"/>
    <w:rsid w:val="006D5EB5"/>
    <w:rsid w:val="006D674D"/>
    <w:rsid w:val="006D6BAC"/>
    <w:rsid w:val="006D7639"/>
    <w:rsid w:val="006E1C14"/>
    <w:rsid w:val="006E58B5"/>
    <w:rsid w:val="006E5C1D"/>
    <w:rsid w:val="006E64C8"/>
    <w:rsid w:val="006E7637"/>
    <w:rsid w:val="006E795A"/>
    <w:rsid w:val="006F007C"/>
    <w:rsid w:val="006F0F97"/>
    <w:rsid w:val="006F1746"/>
    <w:rsid w:val="006F1AE7"/>
    <w:rsid w:val="006F374A"/>
    <w:rsid w:val="00700391"/>
    <w:rsid w:val="0070231C"/>
    <w:rsid w:val="00705E3F"/>
    <w:rsid w:val="0070786B"/>
    <w:rsid w:val="00710133"/>
    <w:rsid w:val="007116CF"/>
    <w:rsid w:val="007120C6"/>
    <w:rsid w:val="00712CC0"/>
    <w:rsid w:val="00713634"/>
    <w:rsid w:val="00713DFF"/>
    <w:rsid w:val="00714658"/>
    <w:rsid w:val="00714B7A"/>
    <w:rsid w:val="00717380"/>
    <w:rsid w:val="00717B41"/>
    <w:rsid w:val="00720A0A"/>
    <w:rsid w:val="00723038"/>
    <w:rsid w:val="00724124"/>
    <w:rsid w:val="0073096E"/>
    <w:rsid w:val="007326EA"/>
    <w:rsid w:val="007340A5"/>
    <w:rsid w:val="00734532"/>
    <w:rsid w:val="0073513E"/>
    <w:rsid w:val="007366B9"/>
    <w:rsid w:val="007369E2"/>
    <w:rsid w:val="00737D53"/>
    <w:rsid w:val="00740254"/>
    <w:rsid w:val="00742EA5"/>
    <w:rsid w:val="00750097"/>
    <w:rsid w:val="0075229F"/>
    <w:rsid w:val="00755921"/>
    <w:rsid w:val="00755E2F"/>
    <w:rsid w:val="007605F5"/>
    <w:rsid w:val="00763F5B"/>
    <w:rsid w:val="00773CB5"/>
    <w:rsid w:val="00776235"/>
    <w:rsid w:val="00776621"/>
    <w:rsid w:val="007769F6"/>
    <w:rsid w:val="00776CF3"/>
    <w:rsid w:val="00777C91"/>
    <w:rsid w:val="0078165A"/>
    <w:rsid w:val="00787498"/>
    <w:rsid w:val="007911C9"/>
    <w:rsid w:val="00791A07"/>
    <w:rsid w:val="00794512"/>
    <w:rsid w:val="00795A1A"/>
    <w:rsid w:val="00795D25"/>
    <w:rsid w:val="00795E38"/>
    <w:rsid w:val="00796013"/>
    <w:rsid w:val="00796D85"/>
    <w:rsid w:val="007A18FE"/>
    <w:rsid w:val="007A288B"/>
    <w:rsid w:val="007A459A"/>
    <w:rsid w:val="007A4E79"/>
    <w:rsid w:val="007A5955"/>
    <w:rsid w:val="007A65E3"/>
    <w:rsid w:val="007A66D4"/>
    <w:rsid w:val="007A7CEE"/>
    <w:rsid w:val="007B2718"/>
    <w:rsid w:val="007B2D91"/>
    <w:rsid w:val="007B3B40"/>
    <w:rsid w:val="007B53FA"/>
    <w:rsid w:val="007B7EB8"/>
    <w:rsid w:val="007B7FA6"/>
    <w:rsid w:val="007C1291"/>
    <w:rsid w:val="007C3397"/>
    <w:rsid w:val="007C33AC"/>
    <w:rsid w:val="007C35E8"/>
    <w:rsid w:val="007C4676"/>
    <w:rsid w:val="007C5F5A"/>
    <w:rsid w:val="007D04D9"/>
    <w:rsid w:val="007D38FD"/>
    <w:rsid w:val="007D3E51"/>
    <w:rsid w:val="007D7945"/>
    <w:rsid w:val="007E20F9"/>
    <w:rsid w:val="007E39CC"/>
    <w:rsid w:val="007E64A9"/>
    <w:rsid w:val="007E772D"/>
    <w:rsid w:val="007F40C9"/>
    <w:rsid w:val="007F45D5"/>
    <w:rsid w:val="007F6A28"/>
    <w:rsid w:val="007F779F"/>
    <w:rsid w:val="007F77F1"/>
    <w:rsid w:val="008021B4"/>
    <w:rsid w:val="0080363E"/>
    <w:rsid w:val="00803A80"/>
    <w:rsid w:val="00805230"/>
    <w:rsid w:val="00810916"/>
    <w:rsid w:val="00810BB9"/>
    <w:rsid w:val="008138CF"/>
    <w:rsid w:val="00814685"/>
    <w:rsid w:val="008146A0"/>
    <w:rsid w:val="008146ED"/>
    <w:rsid w:val="00816CCB"/>
    <w:rsid w:val="00817474"/>
    <w:rsid w:val="0081769E"/>
    <w:rsid w:val="00820F5F"/>
    <w:rsid w:val="008213AB"/>
    <w:rsid w:val="00825A13"/>
    <w:rsid w:val="0082697C"/>
    <w:rsid w:val="008302DE"/>
    <w:rsid w:val="00830755"/>
    <w:rsid w:val="008320B0"/>
    <w:rsid w:val="00832684"/>
    <w:rsid w:val="0083571E"/>
    <w:rsid w:val="00835EF0"/>
    <w:rsid w:val="00836D32"/>
    <w:rsid w:val="00837519"/>
    <w:rsid w:val="00837555"/>
    <w:rsid w:val="008401A3"/>
    <w:rsid w:val="008402F3"/>
    <w:rsid w:val="0084197F"/>
    <w:rsid w:val="00843F1D"/>
    <w:rsid w:val="00844156"/>
    <w:rsid w:val="00844389"/>
    <w:rsid w:val="00844B96"/>
    <w:rsid w:val="0084553F"/>
    <w:rsid w:val="0084588C"/>
    <w:rsid w:val="00845AD9"/>
    <w:rsid w:val="00850F2E"/>
    <w:rsid w:val="0085309B"/>
    <w:rsid w:val="00854054"/>
    <w:rsid w:val="008544CD"/>
    <w:rsid w:val="00854703"/>
    <w:rsid w:val="00856CF0"/>
    <w:rsid w:val="00857945"/>
    <w:rsid w:val="00861808"/>
    <w:rsid w:val="008619BF"/>
    <w:rsid w:val="00864A51"/>
    <w:rsid w:val="008708AF"/>
    <w:rsid w:val="00870BBE"/>
    <w:rsid w:val="00871D24"/>
    <w:rsid w:val="00872A94"/>
    <w:rsid w:val="00873435"/>
    <w:rsid w:val="0087376B"/>
    <w:rsid w:val="0087519F"/>
    <w:rsid w:val="008802F0"/>
    <w:rsid w:val="008806DD"/>
    <w:rsid w:val="00884787"/>
    <w:rsid w:val="00886133"/>
    <w:rsid w:val="00886617"/>
    <w:rsid w:val="00892BDD"/>
    <w:rsid w:val="008933A7"/>
    <w:rsid w:val="0089471B"/>
    <w:rsid w:val="008A01E9"/>
    <w:rsid w:val="008A09D3"/>
    <w:rsid w:val="008A1483"/>
    <w:rsid w:val="008A5A3F"/>
    <w:rsid w:val="008B00CA"/>
    <w:rsid w:val="008B209D"/>
    <w:rsid w:val="008C449B"/>
    <w:rsid w:val="008C5A79"/>
    <w:rsid w:val="008C6BA8"/>
    <w:rsid w:val="008E7F64"/>
    <w:rsid w:val="008F50F8"/>
    <w:rsid w:val="008F60AD"/>
    <w:rsid w:val="008F6977"/>
    <w:rsid w:val="008F7934"/>
    <w:rsid w:val="0090020C"/>
    <w:rsid w:val="0090251F"/>
    <w:rsid w:val="00902F99"/>
    <w:rsid w:val="00904DB2"/>
    <w:rsid w:val="00905898"/>
    <w:rsid w:val="00905973"/>
    <w:rsid w:val="0090623A"/>
    <w:rsid w:val="00907F6C"/>
    <w:rsid w:val="0091240A"/>
    <w:rsid w:val="00912B4F"/>
    <w:rsid w:val="00914C1A"/>
    <w:rsid w:val="00917F99"/>
    <w:rsid w:val="009228F0"/>
    <w:rsid w:val="00924483"/>
    <w:rsid w:val="009250B9"/>
    <w:rsid w:val="00930116"/>
    <w:rsid w:val="00933273"/>
    <w:rsid w:val="0094169C"/>
    <w:rsid w:val="00941B50"/>
    <w:rsid w:val="00941C83"/>
    <w:rsid w:val="0094242F"/>
    <w:rsid w:val="0094328F"/>
    <w:rsid w:val="0094344E"/>
    <w:rsid w:val="00943C27"/>
    <w:rsid w:val="00945292"/>
    <w:rsid w:val="00945944"/>
    <w:rsid w:val="00946103"/>
    <w:rsid w:val="0095084C"/>
    <w:rsid w:val="009514AC"/>
    <w:rsid w:val="00951DB8"/>
    <w:rsid w:val="009544CE"/>
    <w:rsid w:val="00954765"/>
    <w:rsid w:val="00954974"/>
    <w:rsid w:val="00962496"/>
    <w:rsid w:val="00965C35"/>
    <w:rsid w:val="00966E22"/>
    <w:rsid w:val="00967BE7"/>
    <w:rsid w:val="00972A41"/>
    <w:rsid w:val="009737C5"/>
    <w:rsid w:val="00973FD7"/>
    <w:rsid w:val="009779BE"/>
    <w:rsid w:val="00980AD6"/>
    <w:rsid w:val="0098448A"/>
    <w:rsid w:val="00984669"/>
    <w:rsid w:val="009872E3"/>
    <w:rsid w:val="0098779D"/>
    <w:rsid w:val="00987A58"/>
    <w:rsid w:val="009900A2"/>
    <w:rsid w:val="009906CA"/>
    <w:rsid w:val="00991DDB"/>
    <w:rsid w:val="00995C6E"/>
    <w:rsid w:val="00997391"/>
    <w:rsid w:val="009A00F8"/>
    <w:rsid w:val="009A1E1E"/>
    <w:rsid w:val="009A2EE5"/>
    <w:rsid w:val="009A4A2D"/>
    <w:rsid w:val="009A4CCA"/>
    <w:rsid w:val="009A6069"/>
    <w:rsid w:val="009A7DFD"/>
    <w:rsid w:val="009B4E1A"/>
    <w:rsid w:val="009B657D"/>
    <w:rsid w:val="009B7CDA"/>
    <w:rsid w:val="009C290D"/>
    <w:rsid w:val="009C2E10"/>
    <w:rsid w:val="009C77B1"/>
    <w:rsid w:val="009D39C6"/>
    <w:rsid w:val="009D4D15"/>
    <w:rsid w:val="009D53B8"/>
    <w:rsid w:val="009D55BC"/>
    <w:rsid w:val="009D5AF1"/>
    <w:rsid w:val="009D72F7"/>
    <w:rsid w:val="009E2329"/>
    <w:rsid w:val="009E2EFA"/>
    <w:rsid w:val="009E468F"/>
    <w:rsid w:val="009E4BCB"/>
    <w:rsid w:val="009E4E7F"/>
    <w:rsid w:val="009F001E"/>
    <w:rsid w:val="009F23F0"/>
    <w:rsid w:val="009F4246"/>
    <w:rsid w:val="009F46FC"/>
    <w:rsid w:val="009F4D74"/>
    <w:rsid w:val="009F5178"/>
    <w:rsid w:val="009F589A"/>
    <w:rsid w:val="009F72A4"/>
    <w:rsid w:val="00A00789"/>
    <w:rsid w:val="00A01E0A"/>
    <w:rsid w:val="00A02553"/>
    <w:rsid w:val="00A026A9"/>
    <w:rsid w:val="00A03AE0"/>
    <w:rsid w:val="00A04C44"/>
    <w:rsid w:val="00A07042"/>
    <w:rsid w:val="00A07886"/>
    <w:rsid w:val="00A126B4"/>
    <w:rsid w:val="00A127A2"/>
    <w:rsid w:val="00A1387E"/>
    <w:rsid w:val="00A17B49"/>
    <w:rsid w:val="00A20DD7"/>
    <w:rsid w:val="00A21B8F"/>
    <w:rsid w:val="00A23FA2"/>
    <w:rsid w:val="00A271D4"/>
    <w:rsid w:val="00A3229E"/>
    <w:rsid w:val="00A325D3"/>
    <w:rsid w:val="00A349F6"/>
    <w:rsid w:val="00A3687F"/>
    <w:rsid w:val="00A36F25"/>
    <w:rsid w:val="00A3749E"/>
    <w:rsid w:val="00A40C0E"/>
    <w:rsid w:val="00A4234F"/>
    <w:rsid w:val="00A445E4"/>
    <w:rsid w:val="00A44AEF"/>
    <w:rsid w:val="00A53061"/>
    <w:rsid w:val="00A5358B"/>
    <w:rsid w:val="00A536D8"/>
    <w:rsid w:val="00A55322"/>
    <w:rsid w:val="00A55602"/>
    <w:rsid w:val="00A55850"/>
    <w:rsid w:val="00A56F14"/>
    <w:rsid w:val="00A62E4A"/>
    <w:rsid w:val="00A63F8E"/>
    <w:rsid w:val="00A64803"/>
    <w:rsid w:val="00A64C73"/>
    <w:rsid w:val="00A660E0"/>
    <w:rsid w:val="00A708D7"/>
    <w:rsid w:val="00A71704"/>
    <w:rsid w:val="00A72881"/>
    <w:rsid w:val="00A748A4"/>
    <w:rsid w:val="00A7635E"/>
    <w:rsid w:val="00A81114"/>
    <w:rsid w:val="00A811CE"/>
    <w:rsid w:val="00A84EA2"/>
    <w:rsid w:val="00A85B80"/>
    <w:rsid w:val="00A86115"/>
    <w:rsid w:val="00A86520"/>
    <w:rsid w:val="00A90B66"/>
    <w:rsid w:val="00A927B3"/>
    <w:rsid w:val="00A93E88"/>
    <w:rsid w:val="00A9665A"/>
    <w:rsid w:val="00AA0124"/>
    <w:rsid w:val="00AA19F2"/>
    <w:rsid w:val="00AA53F7"/>
    <w:rsid w:val="00AA552D"/>
    <w:rsid w:val="00AA572C"/>
    <w:rsid w:val="00AA7450"/>
    <w:rsid w:val="00AB0D61"/>
    <w:rsid w:val="00AB1F30"/>
    <w:rsid w:val="00AB4DCE"/>
    <w:rsid w:val="00AB62FD"/>
    <w:rsid w:val="00AB7EA4"/>
    <w:rsid w:val="00AC2379"/>
    <w:rsid w:val="00AC2DEC"/>
    <w:rsid w:val="00AC3B49"/>
    <w:rsid w:val="00AC61CE"/>
    <w:rsid w:val="00AC64CF"/>
    <w:rsid w:val="00AC7894"/>
    <w:rsid w:val="00AC7B25"/>
    <w:rsid w:val="00AD21A6"/>
    <w:rsid w:val="00AD3E8E"/>
    <w:rsid w:val="00AD50D8"/>
    <w:rsid w:val="00AD5241"/>
    <w:rsid w:val="00AD5298"/>
    <w:rsid w:val="00AD59A4"/>
    <w:rsid w:val="00AE108D"/>
    <w:rsid w:val="00AE135B"/>
    <w:rsid w:val="00AE190C"/>
    <w:rsid w:val="00AE3472"/>
    <w:rsid w:val="00AE46B3"/>
    <w:rsid w:val="00AE7824"/>
    <w:rsid w:val="00AE7B6A"/>
    <w:rsid w:val="00AE7B76"/>
    <w:rsid w:val="00AF117A"/>
    <w:rsid w:val="00AF2057"/>
    <w:rsid w:val="00AF2D0B"/>
    <w:rsid w:val="00AF36C3"/>
    <w:rsid w:val="00AF5886"/>
    <w:rsid w:val="00B0078B"/>
    <w:rsid w:val="00B0209F"/>
    <w:rsid w:val="00B02CED"/>
    <w:rsid w:val="00B036C6"/>
    <w:rsid w:val="00B05EA4"/>
    <w:rsid w:val="00B07379"/>
    <w:rsid w:val="00B14494"/>
    <w:rsid w:val="00B1471F"/>
    <w:rsid w:val="00B15C9E"/>
    <w:rsid w:val="00B16370"/>
    <w:rsid w:val="00B1709D"/>
    <w:rsid w:val="00B204D1"/>
    <w:rsid w:val="00B21F43"/>
    <w:rsid w:val="00B23839"/>
    <w:rsid w:val="00B24465"/>
    <w:rsid w:val="00B30047"/>
    <w:rsid w:val="00B30E8D"/>
    <w:rsid w:val="00B31DB5"/>
    <w:rsid w:val="00B364FA"/>
    <w:rsid w:val="00B36CFE"/>
    <w:rsid w:val="00B36E04"/>
    <w:rsid w:val="00B40D01"/>
    <w:rsid w:val="00B43B7C"/>
    <w:rsid w:val="00B4666C"/>
    <w:rsid w:val="00B47090"/>
    <w:rsid w:val="00B50A4A"/>
    <w:rsid w:val="00B50D35"/>
    <w:rsid w:val="00B5135E"/>
    <w:rsid w:val="00B51383"/>
    <w:rsid w:val="00B51D9B"/>
    <w:rsid w:val="00B53188"/>
    <w:rsid w:val="00B5343D"/>
    <w:rsid w:val="00B60C01"/>
    <w:rsid w:val="00B612AF"/>
    <w:rsid w:val="00B636A6"/>
    <w:rsid w:val="00B63F5A"/>
    <w:rsid w:val="00B668BE"/>
    <w:rsid w:val="00B6749F"/>
    <w:rsid w:val="00B67D0A"/>
    <w:rsid w:val="00B70A28"/>
    <w:rsid w:val="00B70FBA"/>
    <w:rsid w:val="00B73C66"/>
    <w:rsid w:val="00B74C09"/>
    <w:rsid w:val="00B755E3"/>
    <w:rsid w:val="00B75F10"/>
    <w:rsid w:val="00B76908"/>
    <w:rsid w:val="00B77585"/>
    <w:rsid w:val="00B80BCB"/>
    <w:rsid w:val="00B8244C"/>
    <w:rsid w:val="00B834F8"/>
    <w:rsid w:val="00B84B6D"/>
    <w:rsid w:val="00B858CB"/>
    <w:rsid w:val="00B90993"/>
    <w:rsid w:val="00B93FFD"/>
    <w:rsid w:val="00B9447C"/>
    <w:rsid w:val="00B95499"/>
    <w:rsid w:val="00B96B7B"/>
    <w:rsid w:val="00BA0C20"/>
    <w:rsid w:val="00BA3138"/>
    <w:rsid w:val="00BA329A"/>
    <w:rsid w:val="00BC5A3D"/>
    <w:rsid w:val="00BC6FEF"/>
    <w:rsid w:val="00BC7E72"/>
    <w:rsid w:val="00BD33A1"/>
    <w:rsid w:val="00BD41D6"/>
    <w:rsid w:val="00BD4893"/>
    <w:rsid w:val="00BD49FD"/>
    <w:rsid w:val="00BD4A2E"/>
    <w:rsid w:val="00BD6661"/>
    <w:rsid w:val="00BE04BC"/>
    <w:rsid w:val="00BE2346"/>
    <w:rsid w:val="00BE5DD3"/>
    <w:rsid w:val="00BE5F4B"/>
    <w:rsid w:val="00BF0603"/>
    <w:rsid w:val="00BF3610"/>
    <w:rsid w:val="00BF3D35"/>
    <w:rsid w:val="00BF437C"/>
    <w:rsid w:val="00BF450B"/>
    <w:rsid w:val="00BF4CBD"/>
    <w:rsid w:val="00BF598D"/>
    <w:rsid w:val="00C00D89"/>
    <w:rsid w:val="00C011C0"/>
    <w:rsid w:val="00C0153D"/>
    <w:rsid w:val="00C0286D"/>
    <w:rsid w:val="00C032B4"/>
    <w:rsid w:val="00C04163"/>
    <w:rsid w:val="00C04B81"/>
    <w:rsid w:val="00C11FB8"/>
    <w:rsid w:val="00C144C9"/>
    <w:rsid w:val="00C15A7F"/>
    <w:rsid w:val="00C16D6E"/>
    <w:rsid w:val="00C21715"/>
    <w:rsid w:val="00C217E8"/>
    <w:rsid w:val="00C21B37"/>
    <w:rsid w:val="00C227D2"/>
    <w:rsid w:val="00C24201"/>
    <w:rsid w:val="00C26613"/>
    <w:rsid w:val="00C27B9F"/>
    <w:rsid w:val="00C27D87"/>
    <w:rsid w:val="00C30869"/>
    <w:rsid w:val="00C33205"/>
    <w:rsid w:val="00C33BB6"/>
    <w:rsid w:val="00C375CC"/>
    <w:rsid w:val="00C414B7"/>
    <w:rsid w:val="00C43C7D"/>
    <w:rsid w:val="00C47DE7"/>
    <w:rsid w:val="00C51417"/>
    <w:rsid w:val="00C561E5"/>
    <w:rsid w:val="00C568A6"/>
    <w:rsid w:val="00C56D9C"/>
    <w:rsid w:val="00C67694"/>
    <w:rsid w:val="00C67BA0"/>
    <w:rsid w:val="00C70DD8"/>
    <w:rsid w:val="00C71EF9"/>
    <w:rsid w:val="00C72A33"/>
    <w:rsid w:val="00C73AE0"/>
    <w:rsid w:val="00C74AC5"/>
    <w:rsid w:val="00C74F0F"/>
    <w:rsid w:val="00C82DEC"/>
    <w:rsid w:val="00C84946"/>
    <w:rsid w:val="00C8510C"/>
    <w:rsid w:val="00C90D40"/>
    <w:rsid w:val="00C95289"/>
    <w:rsid w:val="00C95FC0"/>
    <w:rsid w:val="00C96A9E"/>
    <w:rsid w:val="00CA0021"/>
    <w:rsid w:val="00CA3E8E"/>
    <w:rsid w:val="00CA5C17"/>
    <w:rsid w:val="00CA5D7E"/>
    <w:rsid w:val="00CA6FFC"/>
    <w:rsid w:val="00CA7A60"/>
    <w:rsid w:val="00CB0647"/>
    <w:rsid w:val="00CB0EF3"/>
    <w:rsid w:val="00CB29AA"/>
    <w:rsid w:val="00CB409E"/>
    <w:rsid w:val="00CB4EF5"/>
    <w:rsid w:val="00CB5793"/>
    <w:rsid w:val="00CB5D4A"/>
    <w:rsid w:val="00CB62EF"/>
    <w:rsid w:val="00CB6C2D"/>
    <w:rsid w:val="00CC09AB"/>
    <w:rsid w:val="00CC1985"/>
    <w:rsid w:val="00CC1D3F"/>
    <w:rsid w:val="00CC2A06"/>
    <w:rsid w:val="00CC3083"/>
    <w:rsid w:val="00CC6A3B"/>
    <w:rsid w:val="00CC6BB9"/>
    <w:rsid w:val="00CD2775"/>
    <w:rsid w:val="00CD345B"/>
    <w:rsid w:val="00CD3C2F"/>
    <w:rsid w:val="00CE05B7"/>
    <w:rsid w:val="00CE1C10"/>
    <w:rsid w:val="00CE4B67"/>
    <w:rsid w:val="00CE6208"/>
    <w:rsid w:val="00CE6BC6"/>
    <w:rsid w:val="00CF128B"/>
    <w:rsid w:val="00CF1CE4"/>
    <w:rsid w:val="00CF2CAD"/>
    <w:rsid w:val="00CF3140"/>
    <w:rsid w:val="00CF32BE"/>
    <w:rsid w:val="00CF5638"/>
    <w:rsid w:val="00CF5F9B"/>
    <w:rsid w:val="00CF69D5"/>
    <w:rsid w:val="00CF79A7"/>
    <w:rsid w:val="00CF7FC8"/>
    <w:rsid w:val="00D03AB2"/>
    <w:rsid w:val="00D05424"/>
    <w:rsid w:val="00D102B3"/>
    <w:rsid w:val="00D103DF"/>
    <w:rsid w:val="00D119AF"/>
    <w:rsid w:val="00D11B66"/>
    <w:rsid w:val="00D12916"/>
    <w:rsid w:val="00D16A2E"/>
    <w:rsid w:val="00D22C3D"/>
    <w:rsid w:val="00D23048"/>
    <w:rsid w:val="00D23E52"/>
    <w:rsid w:val="00D25277"/>
    <w:rsid w:val="00D2630E"/>
    <w:rsid w:val="00D264E5"/>
    <w:rsid w:val="00D320EC"/>
    <w:rsid w:val="00D334BE"/>
    <w:rsid w:val="00D33569"/>
    <w:rsid w:val="00D3544C"/>
    <w:rsid w:val="00D3565C"/>
    <w:rsid w:val="00D37202"/>
    <w:rsid w:val="00D37B11"/>
    <w:rsid w:val="00D37B80"/>
    <w:rsid w:val="00D40552"/>
    <w:rsid w:val="00D42756"/>
    <w:rsid w:val="00D441D6"/>
    <w:rsid w:val="00D47C65"/>
    <w:rsid w:val="00D5257E"/>
    <w:rsid w:val="00D52A24"/>
    <w:rsid w:val="00D557F1"/>
    <w:rsid w:val="00D6110A"/>
    <w:rsid w:val="00D620C1"/>
    <w:rsid w:val="00D6216A"/>
    <w:rsid w:val="00D62BF0"/>
    <w:rsid w:val="00D67AA3"/>
    <w:rsid w:val="00D73438"/>
    <w:rsid w:val="00D75EEE"/>
    <w:rsid w:val="00D760D1"/>
    <w:rsid w:val="00D77BC3"/>
    <w:rsid w:val="00D80579"/>
    <w:rsid w:val="00D8148B"/>
    <w:rsid w:val="00D833F3"/>
    <w:rsid w:val="00D84C34"/>
    <w:rsid w:val="00D8560C"/>
    <w:rsid w:val="00D875B0"/>
    <w:rsid w:val="00D90AD5"/>
    <w:rsid w:val="00D92149"/>
    <w:rsid w:val="00D9618E"/>
    <w:rsid w:val="00D96BF4"/>
    <w:rsid w:val="00D97768"/>
    <w:rsid w:val="00D97C62"/>
    <w:rsid w:val="00DA0A37"/>
    <w:rsid w:val="00DA1ADC"/>
    <w:rsid w:val="00DA2164"/>
    <w:rsid w:val="00DA4CBC"/>
    <w:rsid w:val="00DA6A0C"/>
    <w:rsid w:val="00DB03E9"/>
    <w:rsid w:val="00DB0B35"/>
    <w:rsid w:val="00DB39E4"/>
    <w:rsid w:val="00DB7636"/>
    <w:rsid w:val="00DC0295"/>
    <w:rsid w:val="00DC033E"/>
    <w:rsid w:val="00DC2D13"/>
    <w:rsid w:val="00DC3A95"/>
    <w:rsid w:val="00DC4D49"/>
    <w:rsid w:val="00DC760A"/>
    <w:rsid w:val="00DD0C3E"/>
    <w:rsid w:val="00DD10CA"/>
    <w:rsid w:val="00DD5352"/>
    <w:rsid w:val="00DD58D9"/>
    <w:rsid w:val="00DD6B59"/>
    <w:rsid w:val="00DD6E9D"/>
    <w:rsid w:val="00DE08BA"/>
    <w:rsid w:val="00DE2454"/>
    <w:rsid w:val="00DE4A29"/>
    <w:rsid w:val="00DE6861"/>
    <w:rsid w:val="00DE6ACA"/>
    <w:rsid w:val="00DF0FA1"/>
    <w:rsid w:val="00DF2DB5"/>
    <w:rsid w:val="00DF51A6"/>
    <w:rsid w:val="00DF54BF"/>
    <w:rsid w:val="00DF7452"/>
    <w:rsid w:val="00E00E94"/>
    <w:rsid w:val="00E0159E"/>
    <w:rsid w:val="00E03477"/>
    <w:rsid w:val="00E06C8D"/>
    <w:rsid w:val="00E1265F"/>
    <w:rsid w:val="00E13220"/>
    <w:rsid w:val="00E14237"/>
    <w:rsid w:val="00E14D1F"/>
    <w:rsid w:val="00E16FB3"/>
    <w:rsid w:val="00E17FD4"/>
    <w:rsid w:val="00E22807"/>
    <w:rsid w:val="00E23A7D"/>
    <w:rsid w:val="00E24254"/>
    <w:rsid w:val="00E25C03"/>
    <w:rsid w:val="00E2634D"/>
    <w:rsid w:val="00E26C43"/>
    <w:rsid w:val="00E301D0"/>
    <w:rsid w:val="00E32B7B"/>
    <w:rsid w:val="00E33EF9"/>
    <w:rsid w:val="00E35D2C"/>
    <w:rsid w:val="00E3785A"/>
    <w:rsid w:val="00E4076C"/>
    <w:rsid w:val="00E46D3C"/>
    <w:rsid w:val="00E5037F"/>
    <w:rsid w:val="00E50643"/>
    <w:rsid w:val="00E510DA"/>
    <w:rsid w:val="00E51682"/>
    <w:rsid w:val="00E52ED3"/>
    <w:rsid w:val="00E535FA"/>
    <w:rsid w:val="00E54BC0"/>
    <w:rsid w:val="00E563F1"/>
    <w:rsid w:val="00E61F82"/>
    <w:rsid w:val="00E63972"/>
    <w:rsid w:val="00E63D29"/>
    <w:rsid w:val="00E64608"/>
    <w:rsid w:val="00E64F48"/>
    <w:rsid w:val="00E65571"/>
    <w:rsid w:val="00E66FFD"/>
    <w:rsid w:val="00E67476"/>
    <w:rsid w:val="00E674A3"/>
    <w:rsid w:val="00E67A60"/>
    <w:rsid w:val="00E70DA7"/>
    <w:rsid w:val="00E71425"/>
    <w:rsid w:val="00E71BF0"/>
    <w:rsid w:val="00E71ED2"/>
    <w:rsid w:val="00E7225A"/>
    <w:rsid w:val="00E72FF3"/>
    <w:rsid w:val="00E74224"/>
    <w:rsid w:val="00E74574"/>
    <w:rsid w:val="00E803CD"/>
    <w:rsid w:val="00E829DC"/>
    <w:rsid w:val="00E82FA5"/>
    <w:rsid w:val="00E84373"/>
    <w:rsid w:val="00E84739"/>
    <w:rsid w:val="00E85CAD"/>
    <w:rsid w:val="00E86EEE"/>
    <w:rsid w:val="00E9134B"/>
    <w:rsid w:val="00E91D7D"/>
    <w:rsid w:val="00E926CB"/>
    <w:rsid w:val="00E94397"/>
    <w:rsid w:val="00E94931"/>
    <w:rsid w:val="00E94A5C"/>
    <w:rsid w:val="00E955B0"/>
    <w:rsid w:val="00EA22B1"/>
    <w:rsid w:val="00EA35EB"/>
    <w:rsid w:val="00EA68F2"/>
    <w:rsid w:val="00EA7A6E"/>
    <w:rsid w:val="00EB1914"/>
    <w:rsid w:val="00EB38E8"/>
    <w:rsid w:val="00EB556B"/>
    <w:rsid w:val="00EB5F20"/>
    <w:rsid w:val="00EB6C6B"/>
    <w:rsid w:val="00EC1F85"/>
    <w:rsid w:val="00EC29F9"/>
    <w:rsid w:val="00EC674B"/>
    <w:rsid w:val="00EC7205"/>
    <w:rsid w:val="00EC7601"/>
    <w:rsid w:val="00ED2F8A"/>
    <w:rsid w:val="00ED41BB"/>
    <w:rsid w:val="00ED4B77"/>
    <w:rsid w:val="00ED5690"/>
    <w:rsid w:val="00ED7B80"/>
    <w:rsid w:val="00EE20FC"/>
    <w:rsid w:val="00EE5E53"/>
    <w:rsid w:val="00EE7FC3"/>
    <w:rsid w:val="00EF2388"/>
    <w:rsid w:val="00EF3984"/>
    <w:rsid w:val="00EF3FEC"/>
    <w:rsid w:val="00EF54E3"/>
    <w:rsid w:val="00EF610D"/>
    <w:rsid w:val="00EF6B23"/>
    <w:rsid w:val="00F018E3"/>
    <w:rsid w:val="00F044EF"/>
    <w:rsid w:val="00F05AC7"/>
    <w:rsid w:val="00F06AB9"/>
    <w:rsid w:val="00F103C9"/>
    <w:rsid w:val="00F14DE3"/>
    <w:rsid w:val="00F158C2"/>
    <w:rsid w:val="00F1649E"/>
    <w:rsid w:val="00F21BC2"/>
    <w:rsid w:val="00F229EE"/>
    <w:rsid w:val="00F22E2C"/>
    <w:rsid w:val="00F24888"/>
    <w:rsid w:val="00F27175"/>
    <w:rsid w:val="00F30C1C"/>
    <w:rsid w:val="00F3173F"/>
    <w:rsid w:val="00F31CE5"/>
    <w:rsid w:val="00F338B7"/>
    <w:rsid w:val="00F33F65"/>
    <w:rsid w:val="00F36A42"/>
    <w:rsid w:val="00F40976"/>
    <w:rsid w:val="00F4134F"/>
    <w:rsid w:val="00F439F4"/>
    <w:rsid w:val="00F45AFB"/>
    <w:rsid w:val="00F52085"/>
    <w:rsid w:val="00F54FAF"/>
    <w:rsid w:val="00F568C6"/>
    <w:rsid w:val="00F607B7"/>
    <w:rsid w:val="00F610E3"/>
    <w:rsid w:val="00F626AF"/>
    <w:rsid w:val="00F6429C"/>
    <w:rsid w:val="00F655CB"/>
    <w:rsid w:val="00F65F13"/>
    <w:rsid w:val="00F663A8"/>
    <w:rsid w:val="00F664DD"/>
    <w:rsid w:val="00F673C5"/>
    <w:rsid w:val="00F6771E"/>
    <w:rsid w:val="00F67E3A"/>
    <w:rsid w:val="00F67F70"/>
    <w:rsid w:val="00F701EA"/>
    <w:rsid w:val="00F70CFF"/>
    <w:rsid w:val="00F71770"/>
    <w:rsid w:val="00F722AA"/>
    <w:rsid w:val="00F72FDF"/>
    <w:rsid w:val="00F73FA9"/>
    <w:rsid w:val="00F7414A"/>
    <w:rsid w:val="00F75874"/>
    <w:rsid w:val="00F843B6"/>
    <w:rsid w:val="00F849E4"/>
    <w:rsid w:val="00F853B0"/>
    <w:rsid w:val="00F86103"/>
    <w:rsid w:val="00F87382"/>
    <w:rsid w:val="00F875C4"/>
    <w:rsid w:val="00FA072F"/>
    <w:rsid w:val="00FA159C"/>
    <w:rsid w:val="00FA21AB"/>
    <w:rsid w:val="00FA48F1"/>
    <w:rsid w:val="00FB05FE"/>
    <w:rsid w:val="00FB14E7"/>
    <w:rsid w:val="00FB2C88"/>
    <w:rsid w:val="00FB46F7"/>
    <w:rsid w:val="00FB7006"/>
    <w:rsid w:val="00FC009C"/>
    <w:rsid w:val="00FC3DBF"/>
    <w:rsid w:val="00FC6B48"/>
    <w:rsid w:val="00FD04F6"/>
    <w:rsid w:val="00FD15B5"/>
    <w:rsid w:val="00FD212D"/>
    <w:rsid w:val="00FD391E"/>
    <w:rsid w:val="00FD4CFD"/>
    <w:rsid w:val="00FD525D"/>
    <w:rsid w:val="00FD62A9"/>
    <w:rsid w:val="00FE2C38"/>
    <w:rsid w:val="00FE3456"/>
    <w:rsid w:val="00FE4613"/>
    <w:rsid w:val="00FE6433"/>
    <w:rsid w:val="00FE6D76"/>
    <w:rsid w:val="00FE7EAB"/>
    <w:rsid w:val="00FF1AA5"/>
    <w:rsid w:val="00FF3418"/>
    <w:rsid w:val="00FF36EA"/>
    <w:rsid w:val="00FF48D5"/>
    <w:rsid w:val="00FF6C9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83C293"/>
  <w14:defaultImageDpi w14:val="32767"/>
  <w15:chartTrackingRefBased/>
  <w15:docId w15:val="{07CAF6D7-9A23-8C4C-A74E-F1C4287190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BC7E72"/>
    <w:rPr>
      <w:rFonts w:ascii="Times New Roman" w:eastAsia="Times New Roman" w:hAnsi="Times New Roman" w:cs="Times New Roman"/>
      <w:lang w:eastAsia="en-US"/>
    </w:rPr>
  </w:style>
  <w:style w:type="paragraph" w:styleId="Heading1">
    <w:name w:val="heading 1"/>
    <w:basedOn w:val="Normal"/>
    <w:next w:val="Normal"/>
    <w:link w:val="Heading1Char"/>
    <w:uiPriority w:val="9"/>
    <w:qFormat/>
    <w:rsid w:val="002865E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A5D7E"/>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247DFB"/>
    <w:rPr>
      <w:sz w:val="16"/>
      <w:szCs w:val="16"/>
    </w:rPr>
  </w:style>
  <w:style w:type="paragraph" w:styleId="CommentText">
    <w:name w:val="annotation text"/>
    <w:basedOn w:val="Normal"/>
    <w:link w:val="CommentTextChar"/>
    <w:uiPriority w:val="99"/>
    <w:unhideWhenUsed/>
    <w:rsid w:val="00247DFB"/>
    <w:rPr>
      <w:rFonts w:ascii="Arial" w:eastAsia="Arial" w:hAnsi="Arial" w:cs="Arial"/>
      <w:sz w:val="20"/>
      <w:szCs w:val="20"/>
      <w:lang w:val="en"/>
    </w:rPr>
  </w:style>
  <w:style w:type="character" w:customStyle="1" w:styleId="CommentTextChar">
    <w:name w:val="Comment Text Char"/>
    <w:basedOn w:val="DefaultParagraphFont"/>
    <w:link w:val="CommentText"/>
    <w:uiPriority w:val="99"/>
    <w:rsid w:val="00247DFB"/>
    <w:rPr>
      <w:rFonts w:ascii="Arial" w:eastAsia="Arial" w:hAnsi="Arial" w:cs="Arial"/>
      <w:sz w:val="20"/>
      <w:szCs w:val="20"/>
      <w:lang w:val="en" w:eastAsia="en-US"/>
    </w:rPr>
  </w:style>
  <w:style w:type="paragraph" w:styleId="Header">
    <w:name w:val="header"/>
    <w:basedOn w:val="Normal"/>
    <w:link w:val="HeaderChar"/>
    <w:uiPriority w:val="99"/>
    <w:unhideWhenUsed/>
    <w:rsid w:val="001B6364"/>
    <w:pPr>
      <w:tabs>
        <w:tab w:val="center" w:pos="4680"/>
        <w:tab w:val="right" w:pos="9360"/>
      </w:tabs>
    </w:pPr>
    <w:rPr>
      <w:lang w:eastAsia="zh-TW"/>
    </w:rPr>
  </w:style>
  <w:style w:type="character" w:customStyle="1" w:styleId="HeaderChar">
    <w:name w:val="Header Char"/>
    <w:basedOn w:val="DefaultParagraphFont"/>
    <w:link w:val="Header"/>
    <w:uiPriority w:val="99"/>
    <w:rsid w:val="001B6364"/>
    <w:rPr>
      <w:rFonts w:ascii="Times New Roman" w:eastAsia="Times New Roman" w:hAnsi="Times New Roman" w:cs="Times New Roman"/>
    </w:rPr>
  </w:style>
  <w:style w:type="paragraph" w:styleId="Footer">
    <w:name w:val="footer"/>
    <w:basedOn w:val="Normal"/>
    <w:link w:val="FooterChar"/>
    <w:uiPriority w:val="99"/>
    <w:unhideWhenUsed/>
    <w:rsid w:val="001B6364"/>
    <w:pPr>
      <w:tabs>
        <w:tab w:val="center" w:pos="4680"/>
        <w:tab w:val="right" w:pos="9360"/>
      </w:tabs>
    </w:pPr>
    <w:rPr>
      <w:lang w:eastAsia="zh-TW"/>
    </w:rPr>
  </w:style>
  <w:style w:type="character" w:customStyle="1" w:styleId="FooterChar">
    <w:name w:val="Footer Char"/>
    <w:basedOn w:val="DefaultParagraphFont"/>
    <w:link w:val="Footer"/>
    <w:uiPriority w:val="99"/>
    <w:rsid w:val="001B6364"/>
    <w:rPr>
      <w:rFonts w:ascii="Times New Roman" w:eastAsia="Times New Roman" w:hAnsi="Times New Roman" w:cs="Times New Roman"/>
    </w:rPr>
  </w:style>
  <w:style w:type="paragraph" w:styleId="CommentSubject">
    <w:name w:val="annotation subject"/>
    <w:basedOn w:val="CommentText"/>
    <w:next w:val="CommentText"/>
    <w:link w:val="CommentSubjectChar"/>
    <w:uiPriority w:val="99"/>
    <w:semiHidden/>
    <w:unhideWhenUsed/>
    <w:rsid w:val="00DC4D49"/>
    <w:rPr>
      <w:rFonts w:ascii="Times New Roman" w:eastAsia="Times New Roman" w:hAnsi="Times New Roman" w:cs="Times New Roman"/>
      <w:b/>
      <w:bCs/>
      <w:lang w:val="en-US" w:eastAsia="zh-TW"/>
    </w:rPr>
  </w:style>
  <w:style w:type="character" w:customStyle="1" w:styleId="CommentSubjectChar">
    <w:name w:val="Comment Subject Char"/>
    <w:basedOn w:val="CommentTextChar"/>
    <w:link w:val="CommentSubject"/>
    <w:uiPriority w:val="99"/>
    <w:semiHidden/>
    <w:rsid w:val="00DC4D49"/>
    <w:rPr>
      <w:rFonts w:ascii="Times New Roman" w:eastAsia="Times New Roman" w:hAnsi="Times New Roman" w:cs="Times New Roman"/>
      <w:b/>
      <w:bCs/>
      <w:sz w:val="20"/>
      <w:szCs w:val="20"/>
      <w:lang w:val="en" w:eastAsia="en-US"/>
    </w:rPr>
  </w:style>
  <w:style w:type="character" w:styleId="Hyperlink">
    <w:name w:val="Hyperlink"/>
    <w:basedOn w:val="DefaultParagraphFont"/>
    <w:uiPriority w:val="99"/>
    <w:unhideWhenUsed/>
    <w:rsid w:val="00C561E5"/>
    <w:rPr>
      <w:color w:val="0563C1" w:themeColor="hyperlink"/>
      <w:u w:val="single"/>
    </w:rPr>
  </w:style>
  <w:style w:type="character" w:styleId="UnresolvedMention">
    <w:name w:val="Unresolved Mention"/>
    <w:basedOn w:val="DefaultParagraphFont"/>
    <w:uiPriority w:val="99"/>
    <w:rsid w:val="00C561E5"/>
    <w:rPr>
      <w:color w:val="605E5C"/>
      <w:shd w:val="clear" w:color="auto" w:fill="E1DFDD"/>
    </w:rPr>
  </w:style>
  <w:style w:type="paragraph" w:styleId="Revision">
    <w:name w:val="Revision"/>
    <w:hidden/>
    <w:uiPriority w:val="99"/>
    <w:semiHidden/>
    <w:rsid w:val="00122948"/>
    <w:rPr>
      <w:rFonts w:ascii="Times New Roman" w:eastAsia="Times New Roman" w:hAnsi="Times New Roman" w:cs="Times New Roman"/>
    </w:rPr>
  </w:style>
  <w:style w:type="table" w:styleId="TableGrid">
    <w:name w:val="Table Grid"/>
    <w:basedOn w:val="TableNormal"/>
    <w:uiPriority w:val="39"/>
    <w:rsid w:val="000129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B28F2"/>
    <w:rPr>
      <w:sz w:val="18"/>
      <w:szCs w:val="18"/>
      <w:lang w:eastAsia="zh-TW"/>
    </w:rPr>
  </w:style>
  <w:style w:type="character" w:customStyle="1" w:styleId="BalloonTextChar">
    <w:name w:val="Balloon Text Char"/>
    <w:basedOn w:val="DefaultParagraphFont"/>
    <w:link w:val="BalloonText"/>
    <w:uiPriority w:val="99"/>
    <w:semiHidden/>
    <w:rsid w:val="002B28F2"/>
    <w:rPr>
      <w:rFonts w:ascii="Times New Roman" w:eastAsia="Times New Roman" w:hAnsi="Times New Roman" w:cs="Times New Roman"/>
      <w:sz w:val="18"/>
      <w:szCs w:val="18"/>
    </w:rPr>
  </w:style>
  <w:style w:type="character" w:styleId="FollowedHyperlink">
    <w:name w:val="FollowedHyperlink"/>
    <w:basedOn w:val="DefaultParagraphFont"/>
    <w:uiPriority w:val="99"/>
    <w:semiHidden/>
    <w:unhideWhenUsed/>
    <w:rsid w:val="00080D1A"/>
    <w:rPr>
      <w:color w:val="954F72" w:themeColor="followedHyperlink"/>
      <w:u w:val="single"/>
    </w:rPr>
  </w:style>
  <w:style w:type="paragraph" w:styleId="HTMLPreformatted">
    <w:name w:val="HTML Preformatted"/>
    <w:basedOn w:val="Normal"/>
    <w:link w:val="HTMLPreformattedChar"/>
    <w:uiPriority w:val="99"/>
    <w:semiHidden/>
    <w:unhideWhenUsed/>
    <w:rsid w:val="00080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80D1A"/>
    <w:rPr>
      <w:rFonts w:ascii="Courier New" w:eastAsia="Times New Roman" w:hAnsi="Courier New" w:cs="Courier New"/>
      <w:sz w:val="20"/>
      <w:szCs w:val="20"/>
      <w:lang w:eastAsia="en-US"/>
    </w:rPr>
  </w:style>
  <w:style w:type="table" w:styleId="TableGridLight">
    <w:name w:val="Grid Table Light"/>
    <w:basedOn w:val="TableNormal"/>
    <w:uiPriority w:val="40"/>
    <w:rsid w:val="0030467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30467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304672"/>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3">
    <w:name w:val="Grid Table 1 Light Accent 3"/>
    <w:basedOn w:val="TableNormal"/>
    <w:uiPriority w:val="46"/>
    <w:rsid w:val="00304672"/>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ListTable1Light">
    <w:name w:val="List Table 1 Light"/>
    <w:basedOn w:val="TableNormal"/>
    <w:uiPriority w:val="46"/>
    <w:rsid w:val="00304672"/>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3">
    <w:name w:val="List Table 1 Light Accent 3"/>
    <w:basedOn w:val="TableNormal"/>
    <w:uiPriority w:val="46"/>
    <w:rsid w:val="00304672"/>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1">
    <w:name w:val="List Table 1 Light Accent 1"/>
    <w:basedOn w:val="TableNormal"/>
    <w:uiPriority w:val="46"/>
    <w:rsid w:val="00304672"/>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1Light-Accent2">
    <w:name w:val="List Table 1 Light Accent 2"/>
    <w:basedOn w:val="TableNormal"/>
    <w:uiPriority w:val="46"/>
    <w:rsid w:val="00304672"/>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2">
    <w:name w:val="List Table 2"/>
    <w:basedOn w:val="TableNormal"/>
    <w:uiPriority w:val="47"/>
    <w:rsid w:val="00304672"/>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5">
    <w:name w:val="List Table 1 Light Accent 5"/>
    <w:basedOn w:val="TableNormal"/>
    <w:uiPriority w:val="46"/>
    <w:rsid w:val="00304672"/>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2-Accent2">
    <w:name w:val="List Table 2 Accent 2"/>
    <w:basedOn w:val="TableNormal"/>
    <w:uiPriority w:val="47"/>
    <w:rsid w:val="00304672"/>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2-Accent1">
    <w:name w:val="List Table 2 Accent 1"/>
    <w:basedOn w:val="TableNormal"/>
    <w:uiPriority w:val="47"/>
    <w:rsid w:val="00304672"/>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1Light-Accent6">
    <w:name w:val="List Table 1 Light Accent 6"/>
    <w:basedOn w:val="TableNormal"/>
    <w:uiPriority w:val="46"/>
    <w:rsid w:val="00304672"/>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1Light-Accent4">
    <w:name w:val="List Table 1 Light Accent 4"/>
    <w:basedOn w:val="TableNormal"/>
    <w:uiPriority w:val="46"/>
    <w:rsid w:val="00304672"/>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NormalWeb">
    <w:name w:val="Normal (Web)"/>
    <w:basedOn w:val="Normal"/>
    <w:uiPriority w:val="99"/>
    <w:semiHidden/>
    <w:unhideWhenUsed/>
    <w:rsid w:val="00A44AEF"/>
    <w:pPr>
      <w:spacing w:before="100" w:beforeAutospacing="1" w:after="100" w:afterAutospacing="1"/>
    </w:pPr>
  </w:style>
  <w:style w:type="character" w:customStyle="1" w:styleId="apple-converted-space">
    <w:name w:val="apple-converted-space"/>
    <w:basedOn w:val="DefaultParagraphFont"/>
    <w:rsid w:val="00BC7E72"/>
  </w:style>
  <w:style w:type="character" w:styleId="PageNumber">
    <w:name w:val="page number"/>
    <w:basedOn w:val="DefaultParagraphFont"/>
    <w:uiPriority w:val="99"/>
    <w:semiHidden/>
    <w:unhideWhenUsed/>
    <w:rsid w:val="00D620C1"/>
  </w:style>
  <w:style w:type="character" w:styleId="LineNumber">
    <w:name w:val="line number"/>
    <w:basedOn w:val="DefaultParagraphFont"/>
    <w:uiPriority w:val="99"/>
    <w:semiHidden/>
    <w:unhideWhenUsed/>
    <w:rsid w:val="00C04163"/>
  </w:style>
  <w:style w:type="character" w:styleId="Emphasis">
    <w:name w:val="Emphasis"/>
    <w:basedOn w:val="DefaultParagraphFont"/>
    <w:uiPriority w:val="20"/>
    <w:qFormat/>
    <w:rsid w:val="00BF598D"/>
    <w:rPr>
      <w:i/>
      <w:iCs/>
    </w:rPr>
  </w:style>
  <w:style w:type="character" w:customStyle="1" w:styleId="Heading1Char">
    <w:name w:val="Heading 1 Char"/>
    <w:basedOn w:val="DefaultParagraphFont"/>
    <w:link w:val="Heading1"/>
    <w:uiPriority w:val="9"/>
    <w:rsid w:val="002865E5"/>
    <w:rPr>
      <w:rFonts w:asciiTheme="majorHAnsi" w:eastAsiaTheme="majorEastAsia" w:hAnsiTheme="majorHAnsi" w:cstheme="majorBidi"/>
      <w:color w:val="2F5496" w:themeColor="accent1" w:themeShade="BF"/>
      <w:sz w:val="32"/>
      <w:szCs w:val="32"/>
      <w:lang w:eastAsia="en-US"/>
    </w:rPr>
  </w:style>
  <w:style w:type="character" w:customStyle="1" w:styleId="Heading2Char">
    <w:name w:val="Heading 2 Char"/>
    <w:basedOn w:val="DefaultParagraphFont"/>
    <w:link w:val="Heading2"/>
    <w:uiPriority w:val="9"/>
    <w:rsid w:val="00CA5D7E"/>
    <w:rPr>
      <w:rFonts w:asciiTheme="majorHAnsi" w:eastAsiaTheme="majorEastAsia" w:hAnsiTheme="majorHAnsi" w:cstheme="majorBidi"/>
      <w:color w:val="2F5496" w:themeColor="accent1" w:themeShade="BF"/>
      <w:sz w:val="26"/>
      <w:szCs w:val="26"/>
      <w:lang w:eastAsia="en-US"/>
    </w:rPr>
  </w:style>
  <w:style w:type="paragraph" w:styleId="TOCHeading">
    <w:name w:val="TOC Heading"/>
    <w:basedOn w:val="Heading1"/>
    <w:next w:val="Normal"/>
    <w:uiPriority w:val="39"/>
    <w:unhideWhenUsed/>
    <w:qFormat/>
    <w:rsid w:val="007C4676"/>
    <w:pPr>
      <w:spacing w:before="480" w:line="276" w:lineRule="auto"/>
      <w:outlineLvl w:val="9"/>
    </w:pPr>
    <w:rPr>
      <w:b/>
      <w:bCs/>
      <w:sz w:val="28"/>
      <w:szCs w:val="28"/>
    </w:rPr>
  </w:style>
  <w:style w:type="paragraph" w:styleId="TOC1">
    <w:name w:val="toc 1"/>
    <w:basedOn w:val="Normal"/>
    <w:next w:val="Normal"/>
    <w:autoRedefine/>
    <w:uiPriority w:val="39"/>
    <w:unhideWhenUsed/>
    <w:rsid w:val="007C4676"/>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7C4676"/>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semiHidden/>
    <w:unhideWhenUsed/>
    <w:rsid w:val="007C4676"/>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7C4676"/>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7C4676"/>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7C4676"/>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7C4676"/>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7C4676"/>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7C4676"/>
    <w:pPr>
      <w:ind w:left="1920"/>
    </w:pPr>
    <w:rPr>
      <w:rFonts w:asciiTheme="minorHAnsi" w:hAnsiTheme="minorHAnsi" w:cstheme="minorHAnsi"/>
      <w:sz w:val="20"/>
      <w:szCs w:val="20"/>
    </w:rPr>
  </w:style>
  <w:style w:type="paragraph" w:styleId="Bibliography">
    <w:name w:val="Bibliography"/>
    <w:basedOn w:val="Normal"/>
    <w:next w:val="Normal"/>
    <w:uiPriority w:val="37"/>
    <w:unhideWhenUsed/>
    <w:rsid w:val="00FC009C"/>
    <w:pPr>
      <w:spacing w:line="480" w:lineRule="auto"/>
      <w:ind w:left="720" w:hanging="720"/>
      <w:pPrChange w:id="0" w:author="Matt Cheng" w:date="2022-01-18T22:48:00Z">
        <w:pPr>
          <w:ind w:left="720" w:hanging="720"/>
        </w:pPr>
      </w:pPrChange>
    </w:pPr>
    <w:rPr>
      <w:rPrChange w:id="0" w:author="Matt Cheng" w:date="2022-01-18T22:48:00Z">
        <w:rPr>
          <w:sz w:val="24"/>
          <w:szCs w:val="24"/>
          <w:lang w:val="en-US" w:eastAsia="en-US" w:bidi="ar-SA"/>
        </w:rPr>
      </w:rPrChang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92482">
      <w:bodyDiv w:val="1"/>
      <w:marLeft w:val="0"/>
      <w:marRight w:val="0"/>
      <w:marTop w:val="0"/>
      <w:marBottom w:val="0"/>
      <w:divBdr>
        <w:top w:val="none" w:sz="0" w:space="0" w:color="auto"/>
        <w:left w:val="none" w:sz="0" w:space="0" w:color="auto"/>
        <w:bottom w:val="none" w:sz="0" w:space="0" w:color="auto"/>
        <w:right w:val="none" w:sz="0" w:space="0" w:color="auto"/>
      </w:divBdr>
      <w:divsChild>
        <w:div w:id="1556889698">
          <w:marLeft w:val="0"/>
          <w:marRight w:val="0"/>
          <w:marTop w:val="0"/>
          <w:marBottom w:val="0"/>
          <w:divBdr>
            <w:top w:val="none" w:sz="0" w:space="0" w:color="auto"/>
            <w:left w:val="none" w:sz="0" w:space="0" w:color="auto"/>
            <w:bottom w:val="none" w:sz="0" w:space="0" w:color="auto"/>
            <w:right w:val="none" w:sz="0" w:space="0" w:color="auto"/>
          </w:divBdr>
          <w:divsChild>
            <w:div w:id="209682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72381">
      <w:bodyDiv w:val="1"/>
      <w:marLeft w:val="0"/>
      <w:marRight w:val="0"/>
      <w:marTop w:val="0"/>
      <w:marBottom w:val="0"/>
      <w:divBdr>
        <w:top w:val="none" w:sz="0" w:space="0" w:color="auto"/>
        <w:left w:val="none" w:sz="0" w:space="0" w:color="auto"/>
        <w:bottom w:val="none" w:sz="0" w:space="0" w:color="auto"/>
        <w:right w:val="none" w:sz="0" w:space="0" w:color="auto"/>
      </w:divBdr>
      <w:divsChild>
        <w:div w:id="285620181">
          <w:marLeft w:val="0"/>
          <w:marRight w:val="0"/>
          <w:marTop w:val="0"/>
          <w:marBottom w:val="0"/>
          <w:divBdr>
            <w:top w:val="none" w:sz="0" w:space="0" w:color="auto"/>
            <w:left w:val="none" w:sz="0" w:space="0" w:color="auto"/>
            <w:bottom w:val="none" w:sz="0" w:space="0" w:color="auto"/>
            <w:right w:val="none" w:sz="0" w:space="0" w:color="auto"/>
          </w:divBdr>
          <w:divsChild>
            <w:div w:id="97075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82954">
      <w:bodyDiv w:val="1"/>
      <w:marLeft w:val="0"/>
      <w:marRight w:val="0"/>
      <w:marTop w:val="0"/>
      <w:marBottom w:val="0"/>
      <w:divBdr>
        <w:top w:val="none" w:sz="0" w:space="0" w:color="auto"/>
        <w:left w:val="none" w:sz="0" w:space="0" w:color="auto"/>
        <w:bottom w:val="none" w:sz="0" w:space="0" w:color="auto"/>
        <w:right w:val="none" w:sz="0" w:space="0" w:color="auto"/>
      </w:divBdr>
      <w:divsChild>
        <w:div w:id="1239560185">
          <w:marLeft w:val="0"/>
          <w:marRight w:val="0"/>
          <w:marTop w:val="0"/>
          <w:marBottom w:val="0"/>
          <w:divBdr>
            <w:top w:val="none" w:sz="0" w:space="0" w:color="auto"/>
            <w:left w:val="none" w:sz="0" w:space="0" w:color="auto"/>
            <w:bottom w:val="none" w:sz="0" w:space="0" w:color="auto"/>
            <w:right w:val="none" w:sz="0" w:space="0" w:color="auto"/>
          </w:divBdr>
          <w:divsChild>
            <w:div w:id="201394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86762">
      <w:bodyDiv w:val="1"/>
      <w:marLeft w:val="0"/>
      <w:marRight w:val="0"/>
      <w:marTop w:val="0"/>
      <w:marBottom w:val="0"/>
      <w:divBdr>
        <w:top w:val="none" w:sz="0" w:space="0" w:color="auto"/>
        <w:left w:val="none" w:sz="0" w:space="0" w:color="auto"/>
        <w:bottom w:val="none" w:sz="0" w:space="0" w:color="auto"/>
        <w:right w:val="none" w:sz="0" w:space="0" w:color="auto"/>
      </w:divBdr>
      <w:divsChild>
        <w:div w:id="2091387945">
          <w:marLeft w:val="0"/>
          <w:marRight w:val="0"/>
          <w:marTop w:val="0"/>
          <w:marBottom w:val="0"/>
          <w:divBdr>
            <w:top w:val="none" w:sz="0" w:space="0" w:color="auto"/>
            <w:left w:val="none" w:sz="0" w:space="0" w:color="auto"/>
            <w:bottom w:val="none" w:sz="0" w:space="0" w:color="auto"/>
            <w:right w:val="none" w:sz="0" w:space="0" w:color="auto"/>
          </w:divBdr>
          <w:divsChild>
            <w:div w:id="1974750557">
              <w:marLeft w:val="0"/>
              <w:marRight w:val="0"/>
              <w:marTop w:val="0"/>
              <w:marBottom w:val="0"/>
              <w:divBdr>
                <w:top w:val="none" w:sz="0" w:space="0" w:color="auto"/>
                <w:left w:val="none" w:sz="0" w:space="0" w:color="auto"/>
                <w:bottom w:val="none" w:sz="0" w:space="0" w:color="auto"/>
                <w:right w:val="none" w:sz="0" w:space="0" w:color="auto"/>
              </w:divBdr>
              <w:divsChild>
                <w:div w:id="9964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94763">
      <w:bodyDiv w:val="1"/>
      <w:marLeft w:val="0"/>
      <w:marRight w:val="0"/>
      <w:marTop w:val="0"/>
      <w:marBottom w:val="0"/>
      <w:divBdr>
        <w:top w:val="none" w:sz="0" w:space="0" w:color="auto"/>
        <w:left w:val="none" w:sz="0" w:space="0" w:color="auto"/>
        <w:bottom w:val="none" w:sz="0" w:space="0" w:color="auto"/>
        <w:right w:val="none" w:sz="0" w:space="0" w:color="auto"/>
      </w:divBdr>
    </w:div>
    <w:div w:id="190147766">
      <w:bodyDiv w:val="1"/>
      <w:marLeft w:val="0"/>
      <w:marRight w:val="0"/>
      <w:marTop w:val="0"/>
      <w:marBottom w:val="0"/>
      <w:divBdr>
        <w:top w:val="none" w:sz="0" w:space="0" w:color="auto"/>
        <w:left w:val="none" w:sz="0" w:space="0" w:color="auto"/>
        <w:bottom w:val="none" w:sz="0" w:space="0" w:color="auto"/>
        <w:right w:val="none" w:sz="0" w:space="0" w:color="auto"/>
      </w:divBdr>
      <w:divsChild>
        <w:div w:id="1849713574">
          <w:marLeft w:val="0"/>
          <w:marRight w:val="0"/>
          <w:marTop w:val="0"/>
          <w:marBottom w:val="0"/>
          <w:divBdr>
            <w:top w:val="none" w:sz="0" w:space="0" w:color="auto"/>
            <w:left w:val="none" w:sz="0" w:space="0" w:color="auto"/>
            <w:bottom w:val="none" w:sz="0" w:space="0" w:color="auto"/>
            <w:right w:val="none" w:sz="0" w:space="0" w:color="auto"/>
          </w:divBdr>
          <w:divsChild>
            <w:div w:id="132338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362799">
      <w:bodyDiv w:val="1"/>
      <w:marLeft w:val="0"/>
      <w:marRight w:val="0"/>
      <w:marTop w:val="0"/>
      <w:marBottom w:val="0"/>
      <w:divBdr>
        <w:top w:val="none" w:sz="0" w:space="0" w:color="auto"/>
        <w:left w:val="none" w:sz="0" w:space="0" w:color="auto"/>
        <w:bottom w:val="none" w:sz="0" w:space="0" w:color="auto"/>
        <w:right w:val="none" w:sz="0" w:space="0" w:color="auto"/>
      </w:divBdr>
      <w:divsChild>
        <w:div w:id="944729172">
          <w:marLeft w:val="0"/>
          <w:marRight w:val="0"/>
          <w:marTop w:val="0"/>
          <w:marBottom w:val="0"/>
          <w:divBdr>
            <w:top w:val="none" w:sz="0" w:space="0" w:color="auto"/>
            <w:left w:val="none" w:sz="0" w:space="0" w:color="auto"/>
            <w:bottom w:val="none" w:sz="0" w:space="0" w:color="auto"/>
            <w:right w:val="none" w:sz="0" w:space="0" w:color="auto"/>
          </w:divBdr>
          <w:divsChild>
            <w:div w:id="68579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593095">
      <w:bodyDiv w:val="1"/>
      <w:marLeft w:val="0"/>
      <w:marRight w:val="0"/>
      <w:marTop w:val="0"/>
      <w:marBottom w:val="0"/>
      <w:divBdr>
        <w:top w:val="none" w:sz="0" w:space="0" w:color="auto"/>
        <w:left w:val="none" w:sz="0" w:space="0" w:color="auto"/>
        <w:bottom w:val="none" w:sz="0" w:space="0" w:color="auto"/>
        <w:right w:val="none" w:sz="0" w:space="0" w:color="auto"/>
      </w:divBdr>
      <w:divsChild>
        <w:div w:id="946160378">
          <w:marLeft w:val="0"/>
          <w:marRight w:val="0"/>
          <w:marTop w:val="0"/>
          <w:marBottom w:val="0"/>
          <w:divBdr>
            <w:top w:val="none" w:sz="0" w:space="0" w:color="auto"/>
            <w:left w:val="none" w:sz="0" w:space="0" w:color="auto"/>
            <w:bottom w:val="none" w:sz="0" w:space="0" w:color="auto"/>
            <w:right w:val="none" w:sz="0" w:space="0" w:color="auto"/>
          </w:divBdr>
          <w:divsChild>
            <w:div w:id="97021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211896">
      <w:bodyDiv w:val="1"/>
      <w:marLeft w:val="0"/>
      <w:marRight w:val="0"/>
      <w:marTop w:val="0"/>
      <w:marBottom w:val="0"/>
      <w:divBdr>
        <w:top w:val="none" w:sz="0" w:space="0" w:color="auto"/>
        <w:left w:val="none" w:sz="0" w:space="0" w:color="auto"/>
        <w:bottom w:val="none" w:sz="0" w:space="0" w:color="auto"/>
        <w:right w:val="none" w:sz="0" w:space="0" w:color="auto"/>
      </w:divBdr>
      <w:divsChild>
        <w:div w:id="862327673">
          <w:marLeft w:val="0"/>
          <w:marRight w:val="0"/>
          <w:marTop w:val="0"/>
          <w:marBottom w:val="0"/>
          <w:divBdr>
            <w:top w:val="none" w:sz="0" w:space="0" w:color="auto"/>
            <w:left w:val="none" w:sz="0" w:space="0" w:color="auto"/>
            <w:bottom w:val="none" w:sz="0" w:space="0" w:color="auto"/>
            <w:right w:val="none" w:sz="0" w:space="0" w:color="auto"/>
          </w:divBdr>
          <w:divsChild>
            <w:div w:id="24603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807010">
      <w:bodyDiv w:val="1"/>
      <w:marLeft w:val="0"/>
      <w:marRight w:val="0"/>
      <w:marTop w:val="0"/>
      <w:marBottom w:val="0"/>
      <w:divBdr>
        <w:top w:val="none" w:sz="0" w:space="0" w:color="auto"/>
        <w:left w:val="none" w:sz="0" w:space="0" w:color="auto"/>
        <w:bottom w:val="none" w:sz="0" w:space="0" w:color="auto"/>
        <w:right w:val="none" w:sz="0" w:space="0" w:color="auto"/>
      </w:divBdr>
      <w:divsChild>
        <w:div w:id="1877346632">
          <w:marLeft w:val="0"/>
          <w:marRight w:val="0"/>
          <w:marTop w:val="0"/>
          <w:marBottom w:val="0"/>
          <w:divBdr>
            <w:top w:val="none" w:sz="0" w:space="0" w:color="auto"/>
            <w:left w:val="none" w:sz="0" w:space="0" w:color="auto"/>
            <w:bottom w:val="none" w:sz="0" w:space="0" w:color="auto"/>
            <w:right w:val="none" w:sz="0" w:space="0" w:color="auto"/>
          </w:divBdr>
          <w:divsChild>
            <w:div w:id="1667322285">
              <w:marLeft w:val="0"/>
              <w:marRight w:val="0"/>
              <w:marTop w:val="0"/>
              <w:marBottom w:val="0"/>
              <w:divBdr>
                <w:top w:val="none" w:sz="0" w:space="0" w:color="auto"/>
                <w:left w:val="none" w:sz="0" w:space="0" w:color="auto"/>
                <w:bottom w:val="none" w:sz="0" w:space="0" w:color="auto"/>
                <w:right w:val="none" w:sz="0" w:space="0" w:color="auto"/>
              </w:divBdr>
              <w:divsChild>
                <w:div w:id="2126340492">
                  <w:marLeft w:val="0"/>
                  <w:marRight w:val="0"/>
                  <w:marTop w:val="0"/>
                  <w:marBottom w:val="0"/>
                  <w:divBdr>
                    <w:top w:val="none" w:sz="0" w:space="0" w:color="auto"/>
                    <w:left w:val="none" w:sz="0" w:space="0" w:color="auto"/>
                    <w:bottom w:val="none" w:sz="0" w:space="0" w:color="auto"/>
                    <w:right w:val="none" w:sz="0" w:space="0" w:color="auto"/>
                  </w:divBdr>
                  <w:divsChild>
                    <w:div w:id="26242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8270221">
      <w:bodyDiv w:val="1"/>
      <w:marLeft w:val="0"/>
      <w:marRight w:val="0"/>
      <w:marTop w:val="0"/>
      <w:marBottom w:val="0"/>
      <w:divBdr>
        <w:top w:val="none" w:sz="0" w:space="0" w:color="auto"/>
        <w:left w:val="none" w:sz="0" w:space="0" w:color="auto"/>
        <w:bottom w:val="none" w:sz="0" w:space="0" w:color="auto"/>
        <w:right w:val="none" w:sz="0" w:space="0" w:color="auto"/>
      </w:divBdr>
      <w:divsChild>
        <w:div w:id="2007246528">
          <w:marLeft w:val="0"/>
          <w:marRight w:val="0"/>
          <w:marTop w:val="0"/>
          <w:marBottom w:val="0"/>
          <w:divBdr>
            <w:top w:val="none" w:sz="0" w:space="0" w:color="auto"/>
            <w:left w:val="none" w:sz="0" w:space="0" w:color="auto"/>
            <w:bottom w:val="none" w:sz="0" w:space="0" w:color="auto"/>
            <w:right w:val="none" w:sz="0" w:space="0" w:color="auto"/>
          </w:divBdr>
          <w:divsChild>
            <w:div w:id="932543737">
              <w:marLeft w:val="0"/>
              <w:marRight w:val="0"/>
              <w:marTop w:val="0"/>
              <w:marBottom w:val="0"/>
              <w:divBdr>
                <w:top w:val="none" w:sz="0" w:space="0" w:color="auto"/>
                <w:left w:val="none" w:sz="0" w:space="0" w:color="auto"/>
                <w:bottom w:val="none" w:sz="0" w:space="0" w:color="auto"/>
                <w:right w:val="none" w:sz="0" w:space="0" w:color="auto"/>
              </w:divBdr>
              <w:divsChild>
                <w:div w:id="102736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7350803">
      <w:bodyDiv w:val="1"/>
      <w:marLeft w:val="0"/>
      <w:marRight w:val="0"/>
      <w:marTop w:val="0"/>
      <w:marBottom w:val="0"/>
      <w:divBdr>
        <w:top w:val="none" w:sz="0" w:space="0" w:color="auto"/>
        <w:left w:val="none" w:sz="0" w:space="0" w:color="auto"/>
        <w:bottom w:val="none" w:sz="0" w:space="0" w:color="auto"/>
        <w:right w:val="none" w:sz="0" w:space="0" w:color="auto"/>
      </w:divBdr>
      <w:divsChild>
        <w:div w:id="1677076961">
          <w:marLeft w:val="0"/>
          <w:marRight w:val="0"/>
          <w:marTop w:val="0"/>
          <w:marBottom w:val="0"/>
          <w:divBdr>
            <w:top w:val="none" w:sz="0" w:space="0" w:color="auto"/>
            <w:left w:val="none" w:sz="0" w:space="0" w:color="auto"/>
            <w:bottom w:val="none" w:sz="0" w:space="0" w:color="auto"/>
            <w:right w:val="none" w:sz="0" w:space="0" w:color="auto"/>
          </w:divBdr>
          <w:divsChild>
            <w:div w:id="105712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664521">
      <w:bodyDiv w:val="1"/>
      <w:marLeft w:val="0"/>
      <w:marRight w:val="0"/>
      <w:marTop w:val="0"/>
      <w:marBottom w:val="0"/>
      <w:divBdr>
        <w:top w:val="none" w:sz="0" w:space="0" w:color="auto"/>
        <w:left w:val="none" w:sz="0" w:space="0" w:color="auto"/>
        <w:bottom w:val="none" w:sz="0" w:space="0" w:color="auto"/>
        <w:right w:val="none" w:sz="0" w:space="0" w:color="auto"/>
      </w:divBdr>
      <w:divsChild>
        <w:div w:id="842545911">
          <w:marLeft w:val="0"/>
          <w:marRight w:val="0"/>
          <w:marTop w:val="0"/>
          <w:marBottom w:val="0"/>
          <w:divBdr>
            <w:top w:val="none" w:sz="0" w:space="0" w:color="auto"/>
            <w:left w:val="none" w:sz="0" w:space="0" w:color="auto"/>
            <w:bottom w:val="none" w:sz="0" w:space="0" w:color="auto"/>
            <w:right w:val="none" w:sz="0" w:space="0" w:color="auto"/>
          </w:divBdr>
          <w:divsChild>
            <w:div w:id="1252424834">
              <w:marLeft w:val="0"/>
              <w:marRight w:val="0"/>
              <w:marTop w:val="0"/>
              <w:marBottom w:val="0"/>
              <w:divBdr>
                <w:top w:val="none" w:sz="0" w:space="0" w:color="auto"/>
                <w:left w:val="none" w:sz="0" w:space="0" w:color="auto"/>
                <w:bottom w:val="none" w:sz="0" w:space="0" w:color="auto"/>
                <w:right w:val="none" w:sz="0" w:space="0" w:color="auto"/>
              </w:divBdr>
              <w:divsChild>
                <w:div w:id="99171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1556636">
      <w:bodyDiv w:val="1"/>
      <w:marLeft w:val="0"/>
      <w:marRight w:val="0"/>
      <w:marTop w:val="0"/>
      <w:marBottom w:val="0"/>
      <w:divBdr>
        <w:top w:val="none" w:sz="0" w:space="0" w:color="auto"/>
        <w:left w:val="none" w:sz="0" w:space="0" w:color="auto"/>
        <w:bottom w:val="none" w:sz="0" w:space="0" w:color="auto"/>
        <w:right w:val="none" w:sz="0" w:space="0" w:color="auto"/>
      </w:divBdr>
      <w:divsChild>
        <w:div w:id="1041905168">
          <w:marLeft w:val="0"/>
          <w:marRight w:val="0"/>
          <w:marTop w:val="0"/>
          <w:marBottom w:val="0"/>
          <w:divBdr>
            <w:top w:val="none" w:sz="0" w:space="0" w:color="auto"/>
            <w:left w:val="none" w:sz="0" w:space="0" w:color="auto"/>
            <w:bottom w:val="none" w:sz="0" w:space="0" w:color="auto"/>
            <w:right w:val="none" w:sz="0" w:space="0" w:color="auto"/>
          </w:divBdr>
          <w:divsChild>
            <w:div w:id="147445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416597">
      <w:bodyDiv w:val="1"/>
      <w:marLeft w:val="0"/>
      <w:marRight w:val="0"/>
      <w:marTop w:val="0"/>
      <w:marBottom w:val="0"/>
      <w:divBdr>
        <w:top w:val="none" w:sz="0" w:space="0" w:color="auto"/>
        <w:left w:val="none" w:sz="0" w:space="0" w:color="auto"/>
        <w:bottom w:val="none" w:sz="0" w:space="0" w:color="auto"/>
        <w:right w:val="none" w:sz="0" w:space="0" w:color="auto"/>
      </w:divBdr>
      <w:divsChild>
        <w:div w:id="910433907">
          <w:marLeft w:val="0"/>
          <w:marRight w:val="0"/>
          <w:marTop w:val="0"/>
          <w:marBottom w:val="0"/>
          <w:divBdr>
            <w:top w:val="none" w:sz="0" w:space="0" w:color="auto"/>
            <w:left w:val="none" w:sz="0" w:space="0" w:color="auto"/>
            <w:bottom w:val="none" w:sz="0" w:space="0" w:color="auto"/>
            <w:right w:val="none" w:sz="0" w:space="0" w:color="auto"/>
          </w:divBdr>
          <w:divsChild>
            <w:div w:id="841628454">
              <w:marLeft w:val="0"/>
              <w:marRight w:val="0"/>
              <w:marTop w:val="0"/>
              <w:marBottom w:val="0"/>
              <w:divBdr>
                <w:top w:val="none" w:sz="0" w:space="0" w:color="auto"/>
                <w:left w:val="none" w:sz="0" w:space="0" w:color="auto"/>
                <w:bottom w:val="none" w:sz="0" w:space="0" w:color="auto"/>
                <w:right w:val="none" w:sz="0" w:space="0" w:color="auto"/>
              </w:divBdr>
              <w:divsChild>
                <w:div w:id="21215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7900718">
      <w:bodyDiv w:val="1"/>
      <w:marLeft w:val="0"/>
      <w:marRight w:val="0"/>
      <w:marTop w:val="0"/>
      <w:marBottom w:val="0"/>
      <w:divBdr>
        <w:top w:val="none" w:sz="0" w:space="0" w:color="auto"/>
        <w:left w:val="none" w:sz="0" w:space="0" w:color="auto"/>
        <w:bottom w:val="none" w:sz="0" w:space="0" w:color="auto"/>
        <w:right w:val="none" w:sz="0" w:space="0" w:color="auto"/>
      </w:divBdr>
      <w:divsChild>
        <w:div w:id="1700006100">
          <w:marLeft w:val="0"/>
          <w:marRight w:val="0"/>
          <w:marTop w:val="0"/>
          <w:marBottom w:val="0"/>
          <w:divBdr>
            <w:top w:val="none" w:sz="0" w:space="0" w:color="auto"/>
            <w:left w:val="none" w:sz="0" w:space="0" w:color="auto"/>
            <w:bottom w:val="none" w:sz="0" w:space="0" w:color="auto"/>
            <w:right w:val="none" w:sz="0" w:space="0" w:color="auto"/>
          </w:divBdr>
          <w:divsChild>
            <w:div w:id="178645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708018">
      <w:bodyDiv w:val="1"/>
      <w:marLeft w:val="0"/>
      <w:marRight w:val="0"/>
      <w:marTop w:val="0"/>
      <w:marBottom w:val="0"/>
      <w:divBdr>
        <w:top w:val="none" w:sz="0" w:space="0" w:color="auto"/>
        <w:left w:val="none" w:sz="0" w:space="0" w:color="auto"/>
        <w:bottom w:val="none" w:sz="0" w:space="0" w:color="auto"/>
        <w:right w:val="none" w:sz="0" w:space="0" w:color="auto"/>
      </w:divBdr>
      <w:divsChild>
        <w:div w:id="1906337870">
          <w:marLeft w:val="0"/>
          <w:marRight w:val="0"/>
          <w:marTop w:val="0"/>
          <w:marBottom w:val="0"/>
          <w:divBdr>
            <w:top w:val="none" w:sz="0" w:space="0" w:color="auto"/>
            <w:left w:val="none" w:sz="0" w:space="0" w:color="auto"/>
            <w:bottom w:val="none" w:sz="0" w:space="0" w:color="auto"/>
            <w:right w:val="none" w:sz="0" w:space="0" w:color="auto"/>
          </w:divBdr>
          <w:divsChild>
            <w:div w:id="162210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139640">
      <w:bodyDiv w:val="1"/>
      <w:marLeft w:val="0"/>
      <w:marRight w:val="0"/>
      <w:marTop w:val="0"/>
      <w:marBottom w:val="0"/>
      <w:divBdr>
        <w:top w:val="none" w:sz="0" w:space="0" w:color="auto"/>
        <w:left w:val="none" w:sz="0" w:space="0" w:color="auto"/>
        <w:bottom w:val="none" w:sz="0" w:space="0" w:color="auto"/>
        <w:right w:val="none" w:sz="0" w:space="0" w:color="auto"/>
      </w:divBdr>
      <w:divsChild>
        <w:div w:id="1118138400">
          <w:marLeft w:val="0"/>
          <w:marRight w:val="0"/>
          <w:marTop w:val="0"/>
          <w:marBottom w:val="0"/>
          <w:divBdr>
            <w:top w:val="none" w:sz="0" w:space="0" w:color="auto"/>
            <w:left w:val="none" w:sz="0" w:space="0" w:color="auto"/>
            <w:bottom w:val="none" w:sz="0" w:space="0" w:color="auto"/>
            <w:right w:val="none" w:sz="0" w:space="0" w:color="auto"/>
          </w:divBdr>
        </w:div>
      </w:divsChild>
    </w:div>
    <w:div w:id="744303230">
      <w:bodyDiv w:val="1"/>
      <w:marLeft w:val="0"/>
      <w:marRight w:val="0"/>
      <w:marTop w:val="0"/>
      <w:marBottom w:val="0"/>
      <w:divBdr>
        <w:top w:val="none" w:sz="0" w:space="0" w:color="auto"/>
        <w:left w:val="none" w:sz="0" w:space="0" w:color="auto"/>
        <w:bottom w:val="none" w:sz="0" w:space="0" w:color="auto"/>
        <w:right w:val="none" w:sz="0" w:space="0" w:color="auto"/>
      </w:divBdr>
      <w:divsChild>
        <w:div w:id="2068795008">
          <w:marLeft w:val="0"/>
          <w:marRight w:val="0"/>
          <w:marTop w:val="0"/>
          <w:marBottom w:val="0"/>
          <w:divBdr>
            <w:top w:val="none" w:sz="0" w:space="0" w:color="auto"/>
            <w:left w:val="none" w:sz="0" w:space="0" w:color="auto"/>
            <w:bottom w:val="none" w:sz="0" w:space="0" w:color="auto"/>
            <w:right w:val="none" w:sz="0" w:space="0" w:color="auto"/>
          </w:divBdr>
          <w:divsChild>
            <w:div w:id="33411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545494">
      <w:bodyDiv w:val="1"/>
      <w:marLeft w:val="0"/>
      <w:marRight w:val="0"/>
      <w:marTop w:val="0"/>
      <w:marBottom w:val="0"/>
      <w:divBdr>
        <w:top w:val="none" w:sz="0" w:space="0" w:color="auto"/>
        <w:left w:val="none" w:sz="0" w:space="0" w:color="auto"/>
        <w:bottom w:val="none" w:sz="0" w:space="0" w:color="auto"/>
        <w:right w:val="none" w:sz="0" w:space="0" w:color="auto"/>
      </w:divBdr>
      <w:divsChild>
        <w:div w:id="988754718">
          <w:marLeft w:val="480"/>
          <w:marRight w:val="0"/>
          <w:marTop w:val="0"/>
          <w:marBottom w:val="0"/>
          <w:divBdr>
            <w:top w:val="none" w:sz="0" w:space="0" w:color="auto"/>
            <w:left w:val="none" w:sz="0" w:space="0" w:color="auto"/>
            <w:bottom w:val="none" w:sz="0" w:space="0" w:color="auto"/>
            <w:right w:val="none" w:sz="0" w:space="0" w:color="auto"/>
          </w:divBdr>
          <w:divsChild>
            <w:div w:id="126125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927970">
      <w:bodyDiv w:val="1"/>
      <w:marLeft w:val="0"/>
      <w:marRight w:val="0"/>
      <w:marTop w:val="0"/>
      <w:marBottom w:val="0"/>
      <w:divBdr>
        <w:top w:val="none" w:sz="0" w:space="0" w:color="auto"/>
        <w:left w:val="none" w:sz="0" w:space="0" w:color="auto"/>
        <w:bottom w:val="none" w:sz="0" w:space="0" w:color="auto"/>
        <w:right w:val="none" w:sz="0" w:space="0" w:color="auto"/>
      </w:divBdr>
    </w:div>
    <w:div w:id="1098213968">
      <w:bodyDiv w:val="1"/>
      <w:marLeft w:val="0"/>
      <w:marRight w:val="0"/>
      <w:marTop w:val="0"/>
      <w:marBottom w:val="0"/>
      <w:divBdr>
        <w:top w:val="none" w:sz="0" w:space="0" w:color="auto"/>
        <w:left w:val="none" w:sz="0" w:space="0" w:color="auto"/>
        <w:bottom w:val="none" w:sz="0" w:space="0" w:color="auto"/>
        <w:right w:val="none" w:sz="0" w:space="0" w:color="auto"/>
      </w:divBdr>
      <w:divsChild>
        <w:div w:id="636910602">
          <w:marLeft w:val="0"/>
          <w:marRight w:val="0"/>
          <w:marTop w:val="0"/>
          <w:marBottom w:val="0"/>
          <w:divBdr>
            <w:top w:val="none" w:sz="0" w:space="0" w:color="auto"/>
            <w:left w:val="none" w:sz="0" w:space="0" w:color="auto"/>
            <w:bottom w:val="none" w:sz="0" w:space="0" w:color="auto"/>
            <w:right w:val="none" w:sz="0" w:space="0" w:color="auto"/>
          </w:divBdr>
          <w:divsChild>
            <w:div w:id="6006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500861">
      <w:bodyDiv w:val="1"/>
      <w:marLeft w:val="0"/>
      <w:marRight w:val="0"/>
      <w:marTop w:val="0"/>
      <w:marBottom w:val="0"/>
      <w:divBdr>
        <w:top w:val="none" w:sz="0" w:space="0" w:color="auto"/>
        <w:left w:val="none" w:sz="0" w:space="0" w:color="auto"/>
        <w:bottom w:val="none" w:sz="0" w:space="0" w:color="auto"/>
        <w:right w:val="none" w:sz="0" w:space="0" w:color="auto"/>
      </w:divBdr>
    </w:div>
    <w:div w:id="1230531475">
      <w:bodyDiv w:val="1"/>
      <w:marLeft w:val="0"/>
      <w:marRight w:val="0"/>
      <w:marTop w:val="0"/>
      <w:marBottom w:val="0"/>
      <w:divBdr>
        <w:top w:val="none" w:sz="0" w:space="0" w:color="auto"/>
        <w:left w:val="none" w:sz="0" w:space="0" w:color="auto"/>
        <w:bottom w:val="none" w:sz="0" w:space="0" w:color="auto"/>
        <w:right w:val="none" w:sz="0" w:space="0" w:color="auto"/>
      </w:divBdr>
      <w:divsChild>
        <w:div w:id="1424884244">
          <w:marLeft w:val="3300"/>
          <w:marRight w:val="3300"/>
          <w:marTop w:val="240"/>
          <w:marBottom w:val="240"/>
          <w:divBdr>
            <w:top w:val="none" w:sz="0" w:space="0" w:color="auto"/>
            <w:left w:val="none" w:sz="0" w:space="0" w:color="auto"/>
            <w:bottom w:val="none" w:sz="0" w:space="0" w:color="auto"/>
            <w:right w:val="none" w:sz="0" w:space="0" w:color="auto"/>
          </w:divBdr>
          <w:divsChild>
            <w:div w:id="1672021281">
              <w:marLeft w:val="0"/>
              <w:marRight w:val="0"/>
              <w:marTop w:val="0"/>
              <w:marBottom w:val="0"/>
              <w:divBdr>
                <w:top w:val="none" w:sz="0" w:space="0" w:color="auto"/>
                <w:left w:val="none" w:sz="0" w:space="0" w:color="auto"/>
                <w:bottom w:val="none" w:sz="0" w:space="0" w:color="auto"/>
                <w:right w:val="none" w:sz="0" w:space="0" w:color="auto"/>
              </w:divBdr>
              <w:divsChild>
                <w:div w:id="1289899890">
                  <w:marLeft w:val="0"/>
                  <w:marRight w:val="0"/>
                  <w:marTop w:val="0"/>
                  <w:marBottom w:val="0"/>
                  <w:divBdr>
                    <w:top w:val="none" w:sz="0" w:space="0" w:color="auto"/>
                    <w:left w:val="none" w:sz="0" w:space="0" w:color="auto"/>
                    <w:bottom w:val="none" w:sz="0" w:space="0" w:color="auto"/>
                    <w:right w:val="none" w:sz="0" w:space="0" w:color="auto"/>
                  </w:divBdr>
                  <w:divsChild>
                    <w:div w:id="58557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7249059">
      <w:bodyDiv w:val="1"/>
      <w:marLeft w:val="0"/>
      <w:marRight w:val="0"/>
      <w:marTop w:val="0"/>
      <w:marBottom w:val="0"/>
      <w:divBdr>
        <w:top w:val="none" w:sz="0" w:space="0" w:color="auto"/>
        <w:left w:val="none" w:sz="0" w:space="0" w:color="auto"/>
        <w:bottom w:val="none" w:sz="0" w:space="0" w:color="auto"/>
        <w:right w:val="none" w:sz="0" w:space="0" w:color="auto"/>
      </w:divBdr>
      <w:divsChild>
        <w:div w:id="632248862">
          <w:marLeft w:val="0"/>
          <w:marRight w:val="0"/>
          <w:marTop w:val="0"/>
          <w:marBottom w:val="0"/>
          <w:divBdr>
            <w:top w:val="none" w:sz="0" w:space="0" w:color="auto"/>
            <w:left w:val="none" w:sz="0" w:space="0" w:color="auto"/>
            <w:bottom w:val="none" w:sz="0" w:space="0" w:color="auto"/>
            <w:right w:val="none" w:sz="0" w:space="0" w:color="auto"/>
          </w:divBdr>
          <w:divsChild>
            <w:div w:id="170197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410541">
      <w:bodyDiv w:val="1"/>
      <w:marLeft w:val="0"/>
      <w:marRight w:val="0"/>
      <w:marTop w:val="0"/>
      <w:marBottom w:val="0"/>
      <w:divBdr>
        <w:top w:val="none" w:sz="0" w:space="0" w:color="auto"/>
        <w:left w:val="none" w:sz="0" w:space="0" w:color="auto"/>
        <w:bottom w:val="none" w:sz="0" w:space="0" w:color="auto"/>
        <w:right w:val="none" w:sz="0" w:space="0" w:color="auto"/>
      </w:divBdr>
    </w:div>
    <w:div w:id="1418479826">
      <w:bodyDiv w:val="1"/>
      <w:marLeft w:val="0"/>
      <w:marRight w:val="0"/>
      <w:marTop w:val="0"/>
      <w:marBottom w:val="0"/>
      <w:divBdr>
        <w:top w:val="none" w:sz="0" w:space="0" w:color="auto"/>
        <w:left w:val="none" w:sz="0" w:space="0" w:color="auto"/>
        <w:bottom w:val="none" w:sz="0" w:space="0" w:color="auto"/>
        <w:right w:val="none" w:sz="0" w:space="0" w:color="auto"/>
      </w:divBdr>
      <w:divsChild>
        <w:div w:id="1016885191">
          <w:marLeft w:val="0"/>
          <w:marRight w:val="0"/>
          <w:marTop w:val="0"/>
          <w:marBottom w:val="0"/>
          <w:divBdr>
            <w:top w:val="none" w:sz="0" w:space="0" w:color="auto"/>
            <w:left w:val="none" w:sz="0" w:space="0" w:color="auto"/>
            <w:bottom w:val="none" w:sz="0" w:space="0" w:color="auto"/>
            <w:right w:val="none" w:sz="0" w:space="0" w:color="auto"/>
          </w:divBdr>
          <w:divsChild>
            <w:div w:id="31387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258712">
      <w:bodyDiv w:val="1"/>
      <w:marLeft w:val="0"/>
      <w:marRight w:val="0"/>
      <w:marTop w:val="0"/>
      <w:marBottom w:val="0"/>
      <w:divBdr>
        <w:top w:val="none" w:sz="0" w:space="0" w:color="auto"/>
        <w:left w:val="none" w:sz="0" w:space="0" w:color="auto"/>
        <w:bottom w:val="none" w:sz="0" w:space="0" w:color="auto"/>
        <w:right w:val="none" w:sz="0" w:space="0" w:color="auto"/>
      </w:divBdr>
      <w:divsChild>
        <w:div w:id="1082336764">
          <w:marLeft w:val="0"/>
          <w:marRight w:val="0"/>
          <w:marTop w:val="0"/>
          <w:marBottom w:val="0"/>
          <w:divBdr>
            <w:top w:val="none" w:sz="0" w:space="0" w:color="auto"/>
            <w:left w:val="none" w:sz="0" w:space="0" w:color="auto"/>
            <w:bottom w:val="none" w:sz="0" w:space="0" w:color="auto"/>
            <w:right w:val="none" w:sz="0" w:space="0" w:color="auto"/>
          </w:divBdr>
          <w:divsChild>
            <w:div w:id="101210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051995">
      <w:bodyDiv w:val="1"/>
      <w:marLeft w:val="0"/>
      <w:marRight w:val="0"/>
      <w:marTop w:val="0"/>
      <w:marBottom w:val="0"/>
      <w:divBdr>
        <w:top w:val="none" w:sz="0" w:space="0" w:color="auto"/>
        <w:left w:val="none" w:sz="0" w:space="0" w:color="auto"/>
        <w:bottom w:val="none" w:sz="0" w:space="0" w:color="auto"/>
        <w:right w:val="none" w:sz="0" w:space="0" w:color="auto"/>
      </w:divBdr>
    </w:div>
    <w:div w:id="1612516516">
      <w:bodyDiv w:val="1"/>
      <w:marLeft w:val="0"/>
      <w:marRight w:val="0"/>
      <w:marTop w:val="0"/>
      <w:marBottom w:val="0"/>
      <w:divBdr>
        <w:top w:val="none" w:sz="0" w:space="0" w:color="auto"/>
        <w:left w:val="none" w:sz="0" w:space="0" w:color="auto"/>
        <w:bottom w:val="none" w:sz="0" w:space="0" w:color="auto"/>
        <w:right w:val="none" w:sz="0" w:space="0" w:color="auto"/>
      </w:divBdr>
    </w:div>
    <w:div w:id="1664772509">
      <w:bodyDiv w:val="1"/>
      <w:marLeft w:val="0"/>
      <w:marRight w:val="0"/>
      <w:marTop w:val="0"/>
      <w:marBottom w:val="0"/>
      <w:divBdr>
        <w:top w:val="none" w:sz="0" w:space="0" w:color="auto"/>
        <w:left w:val="none" w:sz="0" w:space="0" w:color="auto"/>
        <w:bottom w:val="none" w:sz="0" w:space="0" w:color="auto"/>
        <w:right w:val="none" w:sz="0" w:space="0" w:color="auto"/>
      </w:divBdr>
      <w:divsChild>
        <w:div w:id="20403752">
          <w:marLeft w:val="0"/>
          <w:marRight w:val="0"/>
          <w:marTop w:val="0"/>
          <w:marBottom w:val="0"/>
          <w:divBdr>
            <w:top w:val="none" w:sz="0" w:space="0" w:color="auto"/>
            <w:left w:val="none" w:sz="0" w:space="0" w:color="auto"/>
            <w:bottom w:val="none" w:sz="0" w:space="0" w:color="auto"/>
            <w:right w:val="none" w:sz="0" w:space="0" w:color="auto"/>
          </w:divBdr>
          <w:divsChild>
            <w:div w:id="140656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08966">
      <w:bodyDiv w:val="1"/>
      <w:marLeft w:val="0"/>
      <w:marRight w:val="0"/>
      <w:marTop w:val="0"/>
      <w:marBottom w:val="0"/>
      <w:divBdr>
        <w:top w:val="none" w:sz="0" w:space="0" w:color="auto"/>
        <w:left w:val="none" w:sz="0" w:space="0" w:color="auto"/>
        <w:bottom w:val="none" w:sz="0" w:space="0" w:color="auto"/>
        <w:right w:val="none" w:sz="0" w:space="0" w:color="auto"/>
      </w:divBdr>
    </w:div>
    <w:div w:id="1880121342">
      <w:bodyDiv w:val="1"/>
      <w:marLeft w:val="0"/>
      <w:marRight w:val="0"/>
      <w:marTop w:val="0"/>
      <w:marBottom w:val="0"/>
      <w:divBdr>
        <w:top w:val="none" w:sz="0" w:space="0" w:color="auto"/>
        <w:left w:val="none" w:sz="0" w:space="0" w:color="auto"/>
        <w:bottom w:val="none" w:sz="0" w:space="0" w:color="auto"/>
        <w:right w:val="none" w:sz="0" w:space="0" w:color="auto"/>
      </w:divBdr>
      <w:divsChild>
        <w:div w:id="1410730324">
          <w:marLeft w:val="0"/>
          <w:marRight w:val="0"/>
          <w:marTop w:val="0"/>
          <w:marBottom w:val="0"/>
          <w:divBdr>
            <w:top w:val="none" w:sz="0" w:space="0" w:color="auto"/>
            <w:left w:val="none" w:sz="0" w:space="0" w:color="auto"/>
            <w:bottom w:val="none" w:sz="0" w:space="0" w:color="auto"/>
            <w:right w:val="none" w:sz="0" w:space="0" w:color="auto"/>
          </w:divBdr>
          <w:divsChild>
            <w:div w:id="144330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970734">
      <w:bodyDiv w:val="1"/>
      <w:marLeft w:val="0"/>
      <w:marRight w:val="0"/>
      <w:marTop w:val="0"/>
      <w:marBottom w:val="0"/>
      <w:divBdr>
        <w:top w:val="none" w:sz="0" w:space="0" w:color="auto"/>
        <w:left w:val="none" w:sz="0" w:space="0" w:color="auto"/>
        <w:bottom w:val="none" w:sz="0" w:space="0" w:color="auto"/>
        <w:right w:val="none" w:sz="0" w:space="0" w:color="auto"/>
      </w:divBdr>
    </w:div>
    <w:div w:id="1897350544">
      <w:bodyDiv w:val="1"/>
      <w:marLeft w:val="0"/>
      <w:marRight w:val="0"/>
      <w:marTop w:val="0"/>
      <w:marBottom w:val="0"/>
      <w:divBdr>
        <w:top w:val="none" w:sz="0" w:space="0" w:color="auto"/>
        <w:left w:val="none" w:sz="0" w:space="0" w:color="auto"/>
        <w:bottom w:val="none" w:sz="0" w:space="0" w:color="auto"/>
        <w:right w:val="none" w:sz="0" w:space="0" w:color="auto"/>
      </w:divBdr>
      <w:divsChild>
        <w:div w:id="349649003">
          <w:marLeft w:val="0"/>
          <w:marRight w:val="0"/>
          <w:marTop w:val="0"/>
          <w:marBottom w:val="0"/>
          <w:divBdr>
            <w:top w:val="none" w:sz="0" w:space="0" w:color="auto"/>
            <w:left w:val="none" w:sz="0" w:space="0" w:color="auto"/>
            <w:bottom w:val="none" w:sz="0" w:space="0" w:color="auto"/>
            <w:right w:val="none" w:sz="0" w:space="0" w:color="auto"/>
          </w:divBdr>
          <w:divsChild>
            <w:div w:id="1372070791">
              <w:marLeft w:val="0"/>
              <w:marRight w:val="0"/>
              <w:marTop w:val="0"/>
              <w:marBottom w:val="0"/>
              <w:divBdr>
                <w:top w:val="none" w:sz="0" w:space="0" w:color="auto"/>
                <w:left w:val="none" w:sz="0" w:space="0" w:color="auto"/>
                <w:bottom w:val="none" w:sz="0" w:space="0" w:color="auto"/>
                <w:right w:val="none" w:sz="0" w:space="0" w:color="auto"/>
              </w:divBdr>
              <w:divsChild>
                <w:div w:id="1841195184">
                  <w:marLeft w:val="0"/>
                  <w:marRight w:val="0"/>
                  <w:marTop w:val="0"/>
                  <w:marBottom w:val="0"/>
                  <w:divBdr>
                    <w:top w:val="none" w:sz="0" w:space="0" w:color="auto"/>
                    <w:left w:val="none" w:sz="0" w:space="0" w:color="auto"/>
                    <w:bottom w:val="none" w:sz="0" w:space="0" w:color="auto"/>
                    <w:right w:val="none" w:sz="0" w:space="0" w:color="auto"/>
                  </w:divBdr>
                  <w:divsChild>
                    <w:div w:id="338848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3442471">
      <w:bodyDiv w:val="1"/>
      <w:marLeft w:val="0"/>
      <w:marRight w:val="0"/>
      <w:marTop w:val="0"/>
      <w:marBottom w:val="0"/>
      <w:divBdr>
        <w:top w:val="none" w:sz="0" w:space="0" w:color="auto"/>
        <w:left w:val="none" w:sz="0" w:space="0" w:color="auto"/>
        <w:bottom w:val="none" w:sz="0" w:space="0" w:color="auto"/>
        <w:right w:val="none" w:sz="0" w:space="0" w:color="auto"/>
      </w:divBdr>
      <w:divsChild>
        <w:div w:id="1353409386">
          <w:marLeft w:val="0"/>
          <w:marRight w:val="0"/>
          <w:marTop w:val="0"/>
          <w:marBottom w:val="0"/>
          <w:divBdr>
            <w:top w:val="none" w:sz="0" w:space="0" w:color="auto"/>
            <w:left w:val="none" w:sz="0" w:space="0" w:color="auto"/>
            <w:bottom w:val="none" w:sz="0" w:space="0" w:color="auto"/>
            <w:right w:val="none" w:sz="0" w:space="0" w:color="auto"/>
          </w:divBdr>
          <w:divsChild>
            <w:div w:id="127606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604707">
      <w:bodyDiv w:val="1"/>
      <w:marLeft w:val="0"/>
      <w:marRight w:val="0"/>
      <w:marTop w:val="0"/>
      <w:marBottom w:val="0"/>
      <w:divBdr>
        <w:top w:val="none" w:sz="0" w:space="0" w:color="auto"/>
        <w:left w:val="none" w:sz="0" w:space="0" w:color="auto"/>
        <w:bottom w:val="none" w:sz="0" w:space="0" w:color="auto"/>
        <w:right w:val="none" w:sz="0" w:space="0" w:color="auto"/>
      </w:divBdr>
      <w:divsChild>
        <w:div w:id="668217931">
          <w:marLeft w:val="0"/>
          <w:marRight w:val="0"/>
          <w:marTop w:val="0"/>
          <w:marBottom w:val="0"/>
          <w:divBdr>
            <w:top w:val="none" w:sz="0" w:space="0" w:color="auto"/>
            <w:left w:val="none" w:sz="0" w:space="0" w:color="auto"/>
            <w:bottom w:val="none" w:sz="0" w:space="0" w:color="auto"/>
            <w:right w:val="none" w:sz="0" w:space="0" w:color="auto"/>
          </w:divBdr>
          <w:divsChild>
            <w:div w:id="194000968">
              <w:marLeft w:val="0"/>
              <w:marRight w:val="0"/>
              <w:marTop w:val="0"/>
              <w:marBottom w:val="0"/>
              <w:divBdr>
                <w:top w:val="none" w:sz="0" w:space="0" w:color="auto"/>
                <w:left w:val="none" w:sz="0" w:space="0" w:color="auto"/>
                <w:bottom w:val="none" w:sz="0" w:space="0" w:color="auto"/>
                <w:right w:val="none" w:sz="0" w:space="0" w:color="auto"/>
              </w:divBdr>
              <w:divsChild>
                <w:div w:id="106738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667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www.timeanddate.com/" TargetMode="External"/><Relationship Id="rId17" Type="http://schemas.openxmlformats.org/officeDocument/2006/relationships/image" Target="media/image5.emf"/><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emf"/><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header" Target="head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em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E8F154-5117-1146-BA3F-985AB61BB5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4660</TotalTime>
  <Pages>23</Pages>
  <Words>23871</Words>
  <Characters>136066</Characters>
  <Application>Microsoft Office Word</Application>
  <DocSecurity>0</DocSecurity>
  <Lines>1133</Lines>
  <Paragraphs>319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Author</dc:creator>
  <cp:keywords/>
  <dc:description/>
  <cp:lastModifiedBy>Matt Cheng</cp:lastModifiedBy>
  <cp:revision>1205</cp:revision>
  <dcterms:created xsi:type="dcterms:W3CDTF">2021-07-25T22:06:00Z</dcterms:created>
  <dcterms:modified xsi:type="dcterms:W3CDTF">2022-01-19T19:37:00Z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id="HtS8Qrxw"/&gt;&lt;style id="http://www.zotero.org/styles/american-fisheries-society" hasBibliography="1" bibliographyStyleHasBeenSet="1"/&gt;&lt;prefs&gt;&lt;pref name="fieldType" value="Field"/&gt;&lt;/prefs&gt;&lt;/data&gt;</vt:lpwstr>
  </property>
</Properties>
</file>